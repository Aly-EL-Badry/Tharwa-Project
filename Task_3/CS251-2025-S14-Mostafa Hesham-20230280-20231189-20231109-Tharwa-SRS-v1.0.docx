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9D9F7" w14:textId="73DA2972" w:rsidR="00564BB4" w:rsidRPr="000E7619" w:rsidRDefault="0005127E" w:rsidP="000E7619">
      <w:pPr>
        <w:pStyle w:val="TOCHeading1"/>
        <w:rPr>
          <w:rFonts w:asciiTheme="minorHAnsi" w:eastAsiaTheme="minorHAnsi" w:hAnsiTheme="minorHAnsi" w:cstheme="minorBidi"/>
          <w:color w:val="auto"/>
          <w:sz w:val="38"/>
          <w:szCs w:val="38"/>
        </w:rPr>
      </w:pPr>
      <w:r>
        <w:rPr>
          <w:rFonts w:asciiTheme="minorHAnsi" w:eastAsiaTheme="minorHAnsi" w:hAnsiTheme="minorHAnsi" w:cstheme="minorBidi"/>
          <w:noProof/>
          <w:color w:val="auto"/>
          <w:sz w:val="38"/>
          <w:szCs w:val="38"/>
        </w:rPr>
        <w:drawing>
          <wp:anchor distT="0" distB="0" distL="114300" distR="114300" simplePos="0" relativeHeight="251658240" behindDoc="0" locked="0" layoutInCell="1" allowOverlap="1" wp14:anchorId="7FA3541F" wp14:editId="37DF2C2A">
            <wp:simplePos x="0" y="0"/>
            <wp:positionH relativeFrom="column">
              <wp:posOffset>5053965</wp:posOffset>
            </wp:positionH>
            <wp:positionV relativeFrom="paragraph">
              <wp:posOffset>-114300</wp:posOffset>
            </wp:positionV>
            <wp:extent cx="1115695" cy="1023620"/>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5505" cy="1023659"/>
                    </a:xfrm>
                    <a:prstGeom prst="rect">
                      <a:avLst/>
                    </a:prstGeom>
                  </pic:spPr>
                </pic:pic>
              </a:graphicData>
            </a:graphic>
          </wp:anchor>
        </w:drawing>
      </w:r>
      <w:r>
        <w:rPr>
          <w:rFonts w:asciiTheme="minorHAnsi" w:eastAsiaTheme="minorHAnsi" w:hAnsiTheme="minorHAnsi" w:cstheme="minorBidi"/>
          <w:color w:val="auto"/>
          <w:sz w:val="38"/>
          <w:szCs w:val="38"/>
        </w:rPr>
        <w:t>Cairo University</w:t>
      </w:r>
      <w:r>
        <w:rPr>
          <w:rFonts w:asciiTheme="minorHAnsi" w:eastAsiaTheme="minorHAnsi" w:hAnsiTheme="minorHAnsi" w:cstheme="minorBidi"/>
          <w:color w:val="auto"/>
          <w:sz w:val="38"/>
          <w:szCs w:val="38"/>
        </w:rPr>
        <w:br/>
        <w:t xml:space="preserve">Faculty of Computers and Artificial Intelligence </w:t>
      </w:r>
    </w:p>
    <w:p w14:paraId="5DA4CD01" w14:textId="06DAC0FA" w:rsidR="00564BB4" w:rsidRDefault="0005127E" w:rsidP="00564BB4">
      <w:pPr>
        <w:jc w:val="center"/>
        <w:rPr>
          <w:rFonts w:ascii="Calibri" w:hAnsi="Calibri" w:cs="Calibri"/>
          <w:b/>
          <w:bCs/>
          <w:color w:val="000000"/>
          <w:sz w:val="96"/>
          <w:szCs w:val="96"/>
        </w:rPr>
      </w:pPr>
      <w:r>
        <w:rPr>
          <w:rFonts w:ascii="Calibri" w:hAnsi="Calibri" w:cs="Calibri"/>
          <w:b/>
          <w:bCs/>
          <w:color w:val="000000"/>
          <w:sz w:val="96"/>
          <w:szCs w:val="96"/>
        </w:rPr>
        <w:t>CS251</w:t>
      </w:r>
    </w:p>
    <w:p w14:paraId="2C4EF549" w14:textId="77777777" w:rsidR="00C60364" w:rsidRDefault="0005127E">
      <w:pPr>
        <w:ind w:left="-142" w:right="-133"/>
        <w:jc w:val="center"/>
        <w:rPr>
          <w:rFonts w:ascii="Calibri" w:hAnsi="Calibri" w:cs="Calibri"/>
          <w:b/>
          <w:bCs/>
          <w:color w:val="000000"/>
          <w:sz w:val="78"/>
          <w:szCs w:val="78"/>
        </w:rPr>
      </w:pPr>
      <w:r>
        <w:rPr>
          <w:rFonts w:ascii="Calibri" w:hAnsi="Calibri" w:cs="Calibri"/>
          <w:b/>
          <w:bCs/>
          <w:color w:val="000000"/>
          <w:sz w:val="78"/>
          <w:szCs w:val="78"/>
        </w:rPr>
        <w:t xml:space="preserve">Intro. to Software Engineering </w:t>
      </w:r>
    </w:p>
    <w:p w14:paraId="7BA9F24B" w14:textId="120A0AD5" w:rsidR="000E7619" w:rsidRDefault="00B604B3" w:rsidP="000E7619">
      <w:pPr>
        <w:ind w:left="-180" w:right="-252"/>
        <w:jc w:val="center"/>
        <w:rPr>
          <w:b/>
          <w:bCs/>
          <w:sz w:val="76"/>
          <w:szCs w:val="76"/>
          <w:lang w:bidi="ar-EG"/>
        </w:rPr>
      </w:pPr>
      <w:r>
        <w:rPr>
          <w:b/>
          <w:bCs/>
          <w:sz w:val="76"/>
          <w:szCs w:val="76"/>
          <w:lang w:bidi="ar-EG"/>
        </w:rPr>
        <w:t>Tharwa</w:t>
      </w:r>
    </w:p>
    <w:p w14:paraId="583055E6" w14:textId="365BD292" w:rsidR="00C60364" w:rsidRDefault="0005127E" w:rsidP="000E7619">
      <w:pPr>
        <w:ind w:left="-180" w:right="-252"/>
        <w:jc w:val="center"/>
        <w:rPr>
          <w:sz w:val="64"/>
          <w:szCs w:val="64"/>
          <w:lang w:bidi="ar-EG"/>
        </w:rPr>
      </w:pPr>
      <w:r>
        <w:rPr>
          <w:sz w:val="64"/>
          <w:szCs w:val="64"/>
          <w:lang w:bidi="ar-EG"/>
        </w:rPr>
        <w:t>Software Requirements Specifications</w:t>
      </w:r>
    </w:p>
    <w:p w14:paraId="515C35B1" w14:textId="77777777" w:rsidR="00C60364" w:rsidRDefault="0005127E">
      <w:pPr>
        <w:ind w:left="-180" w:right="-252"/>
        <w:jc w:val="center"/>
        <w:rPr>
          <w:sz w:val="64"/>
          <w:szCs w:val="64"/>
          <w:lang w:bidi="ar-EG"/>
        </w:rPr>
      </w:pPr>
      <w:r>
        <w:rPr>
          <w:sz w:val="64"/>
          <w:szCs w:val="64"/>
          <w:lang w:bidi="ar-EG"/>
        </w:rPr>
        <w:t>Version 1.0</w:t>
      </w:r>
    </w:p>
    <w:tbl>
      <w:tblPr>
        <w:tblW w:w="100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0"/>
        <w:gridCol w:w="3097"/>
        <w:gridCol w:w="4070"/>
        <w:gridCol w:w="1731"/>
      </w:tblGrid>
      <w:tr w:rsidR="00E369E3" w14:paraId="09925731" w14:textId="77777777" w:rsidTr="00E369E3">
        <w:trPr>
          <w:trHeight w:val="489"/>
        </w:trPr>
        <w:tc>
          <w:tcPr>
            <w:tcW w:w="1200" w:type="dxa"/>
            <w:shd w:val="clear" w:color="auto" w:fill="4F81BD" w:themeFill="accent1"/>
          </w:tcPr>
          <w:p w14:paraId="5575BD6E" w14:textId="77777777" w:rsidR="00E369E3" w:rsidRDefault="00E369E3">
            <w:pPr>
              <w:ind w:left="72"/>
              <w:jc w:val="center"/>
              <w:rPr>
                <w:b/>
                <w:bCs/>
              </w:rPr>
            </w:pPr>
            <w:r>
              <w:rPr>
                <w:b/>
                <w:bCs/>
              </w:rPr>
              <w:t>ID</w:t>
            </w:r>
          </w:p>
        </w:tc>
        <w:tc>
          <w:tcPr>
            <w:tcW w:w="3097" w:type="dxa"/>
            <w:shd w:val="clear" w:color="auto" w:fill="4F81BD" w:themeFill="accent1"/>
          </w:tcPr>
          <w:p w14:paraId="20F11415" w14:textId="77777777" w:rsidR="00E369E3" w:rsidRDefault="00E369E3">
            <w:pPr>
              <w:jc w:val="center"/>
              <w:rPr>
                <w:b/>
                <w:bCs/>
              </w:rPr>
            </w:pPr>
            <w:r>
              <w:rPr>
                <w:b/>
                <w:bCs/>
              </w:rPr>
              <w:t>Name</w:t>
            </w:r>
          </w:p>
        </w:tc>
        <w:tc>
          <w:tcPr>
            <w:tcW w:w="4070" w:type="dxa"/>
            <w:shd w:val="clear" w:color="auto" w:fill="4F81BD" w:themeFill="accent1"/>
          </w:tcPr>
          <w:p w14:paraId="5B9C2B6A" w14:textId="77777777" w:rsidR="00E369E3" w:rsidRDefault="00E369E3">
            <w:pPr>
              <w:jc w:val="center"/>
              <w:rPr>
                <w:b/>
                <w:bCs/>
              </w:rPr>
            </w:pPr>
            <w:r>
              <w:rPr>
                <w:b/>
                <w:bCs/>
              </w:rPr>
              <w:t>Email</w:t>
            </w:r>
          </w:p>
        </w:tc>
        <w:tc>
          <w:tcPr>
            <w:tcW w:w="1731" w:type="dxa"/>
            <w:shd w:val="clear" w:color="auto" w:fill="4F81BD" w:themeFill="accent1"/>
          </w:tcPr>
          <w:p w14:paraId="113A6DC8" w14:textId="77777777" w:rsidR="00E369E3" w:rsidRDefault="00E369E3">
            <w:pPr>
              <w:jc w:val="center"/>
              <w:rPr>
                <w:b/>
                <w:bCs/>
              </w:rPr>
            </w:pPr>
            <w:r>
              <w:rPr>
                <w:b/>
                <w:bCs/>
              </w:rPr>
              <w:t>Mobile</w:t>
            </w:r>
          </w:p>
        </w:tc>
      </w:tr>
      <w:tr w:rsidR="00E369E3" w14:paraId="6BEBE9EE" w14:textId="77777777" w:rsidTr="00E369E3">
        <w:trPr>
          <w:trHeight w:val="489"/>
        </w:trPr>
        <w:tc>
          <w:tcPr>
            <w:tcW w:w="1200" w:type="dxa"/>
          </w:tcPr>
          <w:p w14:paraId="4E27BBDB" w14:textId="0788FC11" w:rsidR="00E369E3" w:rsidRDefault="00580BA9">
            <w:r>
              <w:t>20231109</w:t>
            </w:r>
          </w:p>
        </w:tc>
        <w:tc>
          <w:tcPr>
            <w:tcW w:w="3097" w:type="dxa"/>
          </w:tcPr>
          <w:p w14:paraId="655E9E38" w14:textId="62C1453A" w:rsidR="00E369E3" w:rsidRDefault="00580BA9">
            <w:r>
              <w:t>Aly El-Deen Yasser Ali</w:t>
            </w:r>
          </w:p>
        </w:tc>
        <w:tc>
          <w:tcPr>
            <w:tcW w:w="4070" w:type="dxa"/>
          </w:tcPr>
          <w:p w14:paraId="79E8A621" w14:textId="3EDA9101" w:rsidR="00E369E3" w:rsidRDefault="00580BA9">
            <w:r>
              <w:t>ali.el.badry.747@gmail.com</w:t>
            </w:r>
          </w:p>
        </w:tc>
        <w:tc>
          <w:tcPr>
            <w:tcW w:w="1731" w:type="dxa"/>
          </w:tcPr>
          <w:p w14:paraId="6D3A2D62" w14:textId="63CA9F0F" w:rsidR="00E369E3" w:rsidRDefault="004A7E7F">
            <w:r>
              <w:t>01286964627</w:t>
            </w:r>
          </w:p>
        </w:tc>
      </w:tr>
      <w:tr w:rsidR="00E369E3" w14:paraId="6CBA9D93" w14:textId="77777777" w:rsidTr="00E369E3">
        <w:trPr>
          <w:trHeight w:val="540"/>
        </w:trPr>
        <w:tc>
          <w:tcPr>
            <w:tcW w:w="1200" w:type="dxa"/>
          </w:tcPr>
          <w:p w14:paraId="547A4DDD" w14:textId="77777777" w:rsidR="00E369E3" w:rsidRDefault="00E369E3">
            <w:r>
              <w:t>20231189</w:t>
            </w:r>
          </w:p>
        </w:tc>
        <w:tc>
          <w:tcPr>
            <w:tcW w:w="3097" w:type="dxa"/>
          </w:tcPr>
          <w:p w14:paraId="730A019B" w14:textId="77777777" w:rsidR="00E369E3" w:rsidRDefault="00E369E3">
            <w:r>
              <w:t>Nagham Wael Mohamed Elsayed</w:t>
            </w:r>
          </w:p>
        </w:tc>
        <w:tc>
          <w:tcPr>
            <w:tcW w:w="4070" w:type="dxa"/>
          </w:tcPr>
          <w:p w14:paraId="61EC8DD8" w14:textId="77777777" w:rsidR="00E369E3" w:rsidRDefault="00E369E3">
            <w:hyperlink r:id="rId13" w:history="1">
              <w:r w:rsidRPr="004F0A56">
                <w:rPr>
                  <w:rStyle w:val="Hyperlink"/>
                </w:rPr>
                <w:t>naghamw63@gmail.com</w:t>
              </w:r>
            </w:hyperlink>
          </w:p>
        </w:tc>
        <w:tc>
          <w:tcPr>
            <w:tcW w:w="1731" w:type="dxa"/>
          </w:tcPr>
          <w:p w14:paraId="4B0A7F18" w14:textId="77777777" w:rsidR="00E369E3" w:rsidRDefault="00E369E3">
            <w:r>
              <w:t>01007600773</w:t>
            </w:r>
          </w:p>
        </w:tc>
      </w:tr>
      <w:tr w:rsidR="00E369E3" w14:paraId="4829B595" w14:textId="77777777" w:rsidTr="00E369E3">
        <w:trPr>
          <w:trHeight w:val="792"/>
        </w:trPr>
        <w:tc>
          <w:tcPr>
            <w:tcW w:w="1200" w:type="dxa"/>
          </w:tcPr>
          <w:p w14:paraId="4E3BF2C8" w14:textId="77777777" w:rsidR="00E369E3" w:rsidRDefault="00E369E3">
            <w:r>
              <w:t>20230280</w:t>
            </w:r>
          </w:p>
        </w:tc>
        <w:tc>
          <w:tcPr>
            <w:tcW w:w="3097" w:type="dxa"/>
          </w:tcPr>
          <w:p w14:paraId="6CDDCF86" w14:textId="77777777" w:rsidR="00E369E3" w:rsidRDefault="00E369E3">
            <w:r>
              <w:t>Fatema El-</w:t>
            </w:r>
            <w:proofErr w:type="spellStart"/>
            <w:r>
              <w:t>Zhraa</w:t>
            </w:r>
            <w:proofErr w:type="spellEnd"/>
            <w:r>
              <w:t xml:space="preserve"> Ahmed Mohamed El-</w:t>
            </w:r>
            <w:proofErr w:type="spellStart"/>
            <w:r>
              <w:t>Fiky</w:t>
            </w:r>
            <w:proofErr w:type="spellEnd"/>
          </w:p>
        </w:tc>
        <w:tc>
          <w:tcPr>
            <w:tcW w:w="4070" w:type="dxa"/>
          </w:tcPr>
          <w:p w14:paraId="146F44F6" w14:textId="77777777" w:rsidR="00E369E3" w:rsidRDefault="00E369E3">
            <w:hyperlink r:id="rId14" w:history="1">
              <w:r w:rsidRPr="00317C43">
                <w:rPr>
                  <w:rStyle w:val="Hyperlink"/>
                </w:rPr>
                <w:t>fatmaelfeky922@gmail.com</w:t>
              </w:r>
            </w:hyperlink>
          </w:p>
        </w:tc>
        <w:tc>
          <w:tcPr>
            <w:tcW w:w="1731" w:type="dxa"/>
          </w:tcPr>
          <w:p w14:paraId="0BB55FD2" w14:textId="77777777" w:rsidR="00E369E3" w:rsidRDefault="00E369E3">
            <w:r>
              <w:t>01221990828</w:t>
            </w:r>
          </w:p>
        </w:tc>
      </w:tr>
    </w:tbl>
    <w:p w14:paraId="6743D613" w14:textId="77777777" w:rsidR="0023398A" w:rsidRDefault="0023398A">
      <w:pPr>
        <w:jc w:val="center"/>
        <w:rPr>
          <w:sz w:val="62"/>
          <w:szCs w:val="62"/>
          <w:lang w:bidi="ar-EG"/>
        </w:rPr>
      </w:pPr>
    </w:p>
    <w:p w14:paraId="4EE1E25D" w14:textId="760CE1EA" w:rsidR="00C60364" w:rsidRDefault="00E369E3">
      <w:pPr>
        <w:jc w:val="center"/>
        <w:rPr>
          <w:sz w:val="62"/>
          <w:szCs w:val="62"/>
          <w:lang w:bidi="ar-EG"/>
        </w:rPr>
      </w:pPr>
      <w:r>
        <w:rPr>
          <w:sz w:val="62"/>
          <w:szCs w:val="62"/>
          <w:lang w:bidi="ar-EG"/>
        </w:rPr>
        <w:t>Mars of 2025</w:t>
      </w:r>
    </w:p>
    <w:p w14:paraId="0ACD84FE" w14:textId="77777777" w:rsidR="000E7619" w:rsidRDefault="000E7619">
      <w:pPr>
        <w:jc w:val="center"/>
        <w:rPr>
          <w:sz w:val="62"/>
          <w:szCs w:val="62"/>
          <w:lang w:bidi="ar-EG"/>
        </w:rPr>
      </w:pPr>
    </w:p>
    <w:p w14:paraId="18A466EA" w14:textId="77777777" w:rsidR="0023398A" w:rsidRDefault="0023398A">
      <w:pPr>
        <w:jc w:val="center"/>
        <w:rPr>
          <w:sz w:val="62"/>
          <w:szCs w:val="62"/>
          <w:rtl/>
          <w:lang w:bidi="ar-EG"/>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4AB5E87F" w14:textId="77777777" w:rsidR="00C60364" w:rsidRDefault="0005127E">
          <w:pPr>
            <w:pStyle w:val="TOCHeading1"/>
            <w:rPr>
              <w:sz w:val="30"/>
              <w:szCs w:val="30"/>
            </w:rPr>
          </w:pPr>
          <w:r>
            <w:rPr>
              <w:sz w:val="30"/>
              <w:szCs w:val="30"/>
            </w:rPr>
            <w:t>Contents</w:t>
          </w:r>
        </w:p>
        <w:p w14:paraId="3BF24864" w14:textId="22C7BA7B" w:rsidR="00C60364" w:rsidRDefault="0005127E" w:rsidP="008B5CCC">
          <w:pPr>
            <w:pStyle w:val="TOC1"/>
            <w:tabs>
              <w:tab w:val="right" w:leader="dot" w:pos="9638"/>
            </w:tabs>
            <w:rPr>
              <w:rFonts w:eastAsiaTheme="minorEastAsia"/>
            </w:rPr>
          </w:pPr>
          <w:r>
            <w:rPr>
              <w:sz w:val="24"/>
              <w:szCs w:val="24"/>
            </w:rPr>
            <w:fldChar w:fldCharType="begin"/>
          </w:r>
          <w:r>
            <w:rPr>
              <w:sz w:val="24"/>
              <w:szCs w:val="24"/>
            </w:rPr>
            <w:instrText xml:space="preserve"> TOC \o "1-3" \h \z \u </w:instrText>
          </w:r>
          <w:r>
            <w:rPr>
              <w:sz w:val="24"/>
              <w:szCs w:val="24"/>
            </w:rPr>
            <w:fldChar w:fldCharType="separate"/>
          </w:r>
          <w:hyperlink w:anchor="_Toc128921814" w:history="1">
            <w:r w:rsidR="00C60364">
              <w:rPr>
                <w:rStyle w:val="Hyperlink"/>
              </w:rPr>
              <w:t>Team</w:t>
            </w:r>
            <w:r w:rsidR="00C60364">
              <w:tab/>
            </w:r>
            <w:r w:rsidR="00C60364">
              <w:rPr>
                <w:rStyle w:val="Hyperlink"/>
                <w:rtl/>
              </w:rPr>
              <w:fldChar w:fldCharType="begin"/>
            </w:r>
            <w:r w:rsidR="00C60364">
              <w:instrText xml:space="preserve"> PAGEREF _Toc128921814 \h </w:instrText>
            </w:r>
            <w:r w:rsidR="00C60364">
              <w:rPr>
                <w:rStyle w:val="Hyperlink"/>
                <w:rtl/>
              </w:rPr>
            </w:r>
            <w:r w:rsidR="00C60364">
              <w:rPr>
                <w:rStyle w:val="Hyperlink"/>
                <w:rtl/>
              </w:rPr>
              <w:fldChar w:fldCharType="separate"/>
            </w:r>
            <w:r w:rsidR="00C60364">
              <w:t>3</w:t>
            </w:r>
            <w:r w:rsidR="00C60364">
              <w:rPr>
                <w:rStyle w:val="Hyperlink"/>
                <w:rtl/>
              </w:rPr>
              <w:fldChar w:fldCharType="end"/>
            </w:r>
          </w:hyperlink>
        </w:p>
        <w:p w14:paraId="58D00AE7" w14:textId="55359BAD" w:rsidR="00C60364" w:rsidRDefault="00C60364">
          <w:pPr>
            <w:pStyle w:val="TOC1"/>
            <w:tabs>
              <w:tab w:val="right" w:leader="dot" w:pos="9638"/>
            </w:tabs>
            <w:rPr>
              <w:rFonts w:eastAsiaTheme="minorEastAsia"/>
            </w:rPr>
          </w:pPr>
          <w:hyperlink w:anchor="_Toc128921815" w:history="1">
            <w:r>
              <w:rPr>
                <w:rStyle w:val="Hyperlink"/>
              </w:rPr>
              <w:t>Document Purpose and Audience</w:t>
            </w:r>
            <w:r>
              <w:tab/>
            </w:r>
            <w:r>
              <w:rPr>
                <w:rStyle w:val="Hyperlink"/>
                <w:rtl/>
              </w:rPr>
              <w:fldChar w:fldCharType="begin"/>
            </w:r>
            <w:r>
              <w:instrText xml:space="preserve"> PAGEREF _Toc128921815 \h </w:instrText>
            </w:r>
            <w:r>
              <w:rPr>
                <w:rStyle w:val="Hyperlink"/>
                <w:rtl/>
              </w:rPr>
            </w:r>
            <w:r>
              <w:rPr>
                <w:rStyle w:val="Hyperlink"/>
                <w:rtl/>
              </w:rPr>
              <w:fldChar w:fldCharType="separate"/>
            </w:r>
            <w:r>
              <w:t>3</w:t>
            </w:r>
            <w:r>
              <w:rPr>
                <w:rStyle w:val="Hyperlink"/>
                <w:rtl/>
              </w:rPr>
              <w:fldChar w:fldCharType="end"/>
            </w:r>
          </w:hyperlink>
        </w:p>
        <w:p w14:paraId="403F334F" w14:textId="77777777" w:rsidR="00C60364" w:rsidRDefault="00C60364">
          <w:pPr>
            <w:pStyle w:val="TOC1"/>
            <w:tabs>
              <w:tab w:val="right" w:leader="dot" w:pos="9638"/>
            </w:tabs>
            <w:rPr>
              <w:rFonts w:eastAsiaTheme="minorEastAsia"/>
            </w:rPr>
          </w:pPr>
          <w:hyperlink w:anchor="_Toc128921816" w:history="1">
            <w:r>
              <w:rPr>
                <w:rStyle w:val="Hyperlink"/>
              </w:rPr>
              <w:t>Introduction</w:t>
            </w:r>
            <w:r>
              <w:tab/>
            </w:r>
            <w:r>
              <w:rPr>
                <w:rStyle w:val="Hyperlink"/>
                <w:rtl/>
              </w:rPr>
              <w:fldChar w:fldCharType="begin"/>
            </w:r>
            <w:r>
              <w:instrText xml:space="preserve"> PAGEREF _Toc128921816 \h </w:instrText>
            </w:r>
            <w:r>
              <w:rPr>
                <w:rStyle w:val="Hyperlink"/>
                <w:rtl/>
              </w:rPr>
            </w:r>
            <w:r>
              <w:rPr>
                <w:rStyle w:val="Hyperlink"/>
                <w:rtl/>
              </w:rPr>
              <w:fldChar w:fldCharType="separate"/>
            </w:r>
            <w:r>
              <w:t>3</w:t>
            </w:r>
            <w:r>
              <w:rPr>
                <w:rStyle w:val="Hyperlink"/>
                <w:rtl/>
              </w:rPr>
              <w:fldChar w:fldCharType="end"/>
            </w:r>
          </w:hyperlink>
        </w:p>
        <w:p w14:paraId="53A02D0C" w14:textId="77777777" w:rsidR="00C60364" w:rsidRDefault="00C60364">
          <w:pPr>
            <w:pStyle w:val="TOC2"/>
            <w:tabs>
              <w:tab w:val="right" w:leader="dot" w:pos="9638"/>
            </w:tabs>
            <w:rPr>
              <w:rFonts w:eastAsiaTheme="minorEastAsia"/>
            </w:rPr>
          </w:pPr>
          <w:hyperlink w:anchor="_Toc128921817" w:history="1">
            <w:r>
              <w:rPr>
                <w:rStyle w:val="Hyperlink"/>
              </w:rPr>
              <w:t>Software Purpose</w:t>
            </w:r>
            <w:r>
              <w:tab/>
            </w:r>
            <w:r>
              <w:rPr>
                <w:rStyle w:val="Hyperlink"/>
                <w:rtl/>
              </w:rPr>
              <w:fldChar w:fldCharType="begin"/>
            </w:r>
            <w:r>
              <w:instrText xml:space="preserve"> PAGEREF _Toc128921817 \h </w:instrText>
            </w:r>
            <w:r>
              <w:rPr>
                <w:rStyle w:val="Hyperlink"/>
                <w:rtl/>
              </w:rPr>
            </w:r>
            <w:r>
              <w:rPr>
                <w:rStyle w:val="Hyperlink"/>
                <w:rtl/>
              </w:rPr>
              <w:fldChar w:fldCharType="separate"/>
            </w:r>
            <w:r>
              <w:t>3</w:t>
            </w:r>
            <w:r>
              <w:rPr>
                <w:rStyle w:val="Hyperlink"/>
                <w:rtl/>
              </w:rPr>
              <w:fldChar w:fldCharType="end"/>
            </w:r>
          </w:hyperlink>
        </w:p>
        <w:p w14:paraId="42ED0CE9" w14:textId="77777777" w:rsidR="00C60364" w:rsidRDefault="00C60364">
          <w:pPr>
            <w:pStyle w:val="TOC2"/>
            <w:tabs>
              <w:tab w:val="right" w:leader="dot" w:pos="9638"/>
            </w:tabs>
            <w:rPr>
              <w:rFonts w:eastAsiaTheme="minorEastAsia"/>
            </w:rPr>
          </w:pPr>
          <w:hyperlink w:anchor="_Toc128921818" w:history="1">
            <w:r>
              <w:rPr>
                <w:rStyle w:val="Hyperlink"/>
              </w:rPr>
              <w:t>Software Scope</w:t>
            </w:r>
            <w:r>
              <w:tab/>
            </w:r>
            <w:r>
              <w:rPr>
                <w:rStyle w:val="Hyperlink"/>
                <w:rtl/>
              </w:rPr>
              <w:fldChar w:fldCharType="begin"/>
            </w:r>
            <w:r>
              <w:instrText xml:space="preserve"> PAGEREF _Toc128921818 \h </w:instrText>
            </w:r>
            <w:r>
              <w:rPr>
                <w:rStyle w:val="Hyperlink"/>
                <w:rtl/>
              </w:rPr>
            </w:r>
            <w:r>
              <w:rPr>
                <w:rStyle w:val="Hyperlink"/>
                <w:rtl/>
              </w:rPr>
              <w:fldChar w:fldCharType="separate"/>
            </w:r>
            <w:r>
              <w:t>3</w:t>
            </w:r>
            <w:r>
              <w:rPr>
                <w:rStyle w:val="Hyperlink"/>
                <w:rtl/>
              </w:rPr>
              <w:fldChar w:fldCharType="end"/>
            </w:r>
          </w:hyperlink>
        </w:p>
        <w:p w14:paraId="1B152189" w14:textId="77777777" w:rsidR="00C60364" w:rsidRDefault="00C60364">
          <w:pPr>
            <w:pStyle w:val="TOC2"/>
            <w:tabs>
              <w:tab w:val="right" w:leader="dot" w:pos="9638"/>
            </w:tabs>
            <w:rPr>
              <w:rFonts w:eastAsiaTheme="minorEastAsia"/>
            </w:rPr>
          </w:pPr>
          <w:hyperlink w:anchor="_Toc128921819" w:history="1">
            <w:r>
              <w:rPr>
                <w:rStyle w:val="Hyperlink"/>
              </w:rPr>
              <w:t>Definitions, acronyms, and abbreviations</w:t>
            </w:r>
            <w:r>
              <w:tab/>
            </w:r>
            <w:r>
              <w:rPr>
                <w:rStyle w:val="Hyperlink"/>
                <w:rtl/>
              </w:rPr>
              <w:fldChar w:fldCharType="begin"/>
            </w:r>
            <w:r>
              <w:instrText xml:space="preserve"> PAGEREF _Toc128921819 \h </w:instrText>
            </w:r>
            <w:r>
              <w:rPr>
                <w:rStyle w:val="Hyperlink"/>
                <w:rtl/>
              </w:rPr>
            </w:r>
            <w:r>
              <w:rPr>
                <w:rStyle w:val="Hyperlink"/>
                <w:rtl/>
              </w:rPr>
              <w:fldChar w:fldCharType="separate"/>
            </w:r>
            <w:r>
              <w:t>4</w:t>
            </w:r>
            <w:r>
              <w:rPr>
                <w:rStyle w:val="Hyperlink"/>
                <w:rtl/>
              </w:rPr>
              <w:fldChar w:fldCharType="end"/>
            </w:r>
          </w:hyperlink>
        </w:p>
        <w:p w14:paraId="14B444E9" w14:textId="77777777" w:rsidR="00C60364" w:rsidRDefault="00C60364">
          <w:pPr>
            <w:pStyle w:val="TOC1"/>
            <w:tabs>
              <w:tab w:val="right" w:leader="dot" w:pos="9638"/>
            </w:tabs>
            <w:rPr>
              <w:rFonts w:eastAsiaTheme="minorEastAsia"/>
            </w:rPr>
          </w:pPr>
          <w:hyperlink w:anchor="_Toc128921820" w:history="1">
            <w:r>
              <w:rPr>
                <w:rStyle w:val="Hyperlink"/>
              </w:rPr>
              <w:t>Requirements</w:t>
            </w:r>
            <w:r>
              <w:tab/>
            </w:r>
            <w:r>
              <w:rPr>
                <w:rStyle w:val="Hyperlink"/>
                <w:rtl/>
              </w:rPr>
              <w:fldChar w:fldCharType="begin"/>
            </w:r>
            <w:r>
              <w:instrText xml:space="preserve"> PAGEREF _Toc128921820 \h </w:instrText>
            </w:r>
            <w:r>
              <w:rPr>
                <w:rStyle w:val="Hyperlink"/>
                <w:rtl/>
              </w:rPr>
            </w:r>
            <w:r>
              <w:rPr>
                <w:rStyle w:val="Hyperlink"/>
                <w:rtl/>
              </w:rPr>
              <w:fldChar w:fldCharType="separate"/>
            </w:r>
            <w:r>
              <w:t>4</w:t>
            </w:r>
            <w:r>
              <w:rPr>
                <w:rStyle w:val="Hyperlink"/>
                <w:rtl/>
              </w:rPr>
              <w:fldChar w:fldCharType="end"/>
            </w:r>
          </w:hyperlink>
        </w:p>
        <w:p w14:paraId="62C464B3" w14:textId="77777777" w:rsidR="00C60364" w:rsidRDefault="00C60364">
          <w:pPr>
            <w:pStyle w:val="TOC2"/>
            <w:tabs>
              <w:tab w:val="right" w:leader="dot" w:pos="9638"/>
            </w:tabs>
            <w:rPr>
              <w:rFonts w:eastAsiaTheme="minorEastAsia"/>
            </w:rPr>
          </w:pPr>
          <w:hyperlink w:anchor="_Toc128921821" w:history="1">
            <w:r>
              <w:rPr>
                <w:rStyle w:val="Hyperlink"/>
              </w:rPr>
              <w:t>Functional Requirements</w:t>
            </w:r>
            <w:r>
              <w:tab/>
            </w:r>
            <w:r>
              <w:rPr>
                <w:rStyle w:val="Hyperlink"/>
                <w:rtl/>
              </w:rPr>
              <w:fldChar w:fldCharType="begin"/>
            </w:r>
            <w:r>
              <w:instrText xml:space="preserve"> PAGEREF _Toc128921821 \h </w:instrText>
            </w:r>
            <w:r>
              <w:rPr>
                <w:rStyle w:val="Hyperlink"/>
                <w:rtl/>
              </w:rPr>
            </w:r>
            <w:r>
              <w:rPr>
                <w:rStyle w:val="Hyperlink"/>
                <w:rtl/>
              </w:rPr>
              <w:fldChar w:fldCharType="separate"/>
            </w:r>
            <w:r>
              <w:t>4</w:t>
            </w:r>
            <w:r>
              <w:rPr>
                <w:rStyle w:val="Hyperlink"/>
                <w:rtl/>
              </w:rPr>
              <w:fldChar w:fldCharType="end"/>
            </w:r>
          </w:hyperlink>
        </w:p>
        <w:p w14:paraId="235820DD" w14:textId="77777777" w:rsidR="00C60364" w:rsidRDefault="00C60364">
          <w:pPr>
            <w:pStyle w:val="TOC2"/>
            <w:tabs>
              <w:tab w:val="right" w:leader="dot" w:pos="9638"/>
            </w:tabs>
            <w:rPr>
              <w:rFonts w:eastAsiaTheme="minorEastAsia"/>
            </w:rPr>
          </w:pPr>
          <w:hyperlink w:anchor="_Toc128921822" w:history="1">
            <w:r>
              <w:rPr>
                <w:rStyle w:val="Hyperlink"/>
              </w:rPr>
              <w:t>Non Functional Requirements</w:t>
            </w:r>
            <w:r>
              <w:tab/>
            </w:r>
            <w:r>
              <w:rPr>
                <w:rStyle w:val="Hyperlink"/>
                <w:rtl/>
              </w:rPr>
              <w:fldChar w:fldCharType="begin"/>
            </w:r>
            <w:r>
              <w:instrText xml:space="preserve"> PAGEREF _Toc128921822 \h </w:instrText>
            </w:r>
            <w:r>
              <w:rPr>
                <w:rStyle w:val="Hyperlink"/>
                <w:rtl/>
              </w:rPr>
            </w:r>
            <w:r>
              <w:rPr>
                <w:rStyle w:val="Hyperlink"/>
                <w:rtl/>
              </w:rPr>
              <w:fldChar w:fldCharType="separate"/>
            </w:r>
            <w:r>
              <w:t>4</w:t>
            </w:r>
            <w:r>
              <w:rPr>
                <w:rStyle w:val="Hyperlink"/>
                <w:rtl/>
              </w:rPr>
              <w:fldChar w:fldCharType="end"/>
            </w:r>
          </w:hyperlink>
        </w:p>
        <w:p w14:paraId="06F17F1A" w14:textId="77777777" w:rsidR="00C60364" w:rsidRDefault="00C60364">
          <w:pPr>
            <w:pStyle w:val="TOC1"/>
            <w:tabs>
              <w:tab w:val="right" w:leader="dot" w:pos="9638"/>
            </w:tabs>
            <w:rPr>
              <w:rFonts w:eastAsiaTheme="minorEastAsia"/>
            </w:rPr>
          </w:pPr>
          <w:hyperlink w:anchor="_Toc128921823" w:history="1">
            <w:r>
              <w:rPr>
                <w:rStyle w:val="Hyperlink"/>
              </w:rPr>
              <w:t>System Models</w:t>
            </w:r>
            <w:r>
              <w:tab/>
            </w:r>
            <w:r>
              <w:rPr>
                <w:rStyle w:val="Hyperlink"/>
                <w:rtl/>
              </w:rPr>
              <w:fldChar w:fldCharType="begin"/>
            </w:r>
            <w:r>
              <w:instrText xml:space="preserve"> PAGEREF _Toc128921823 \h </w:instrText>
            </w:r>
            <w:r>
              <w:rPr>
                <w:rStyle w:val="Hyperlink"/>
                <w:rtl/>
              </w:rPr>
            </w:r>
            <w:r>
              <w:rPr>
                <w:rStyle w:val="Hyperlink"/>
                <w:rtl/>
              </w:rPr>
              <w:fldChar w:fldCharType="separate"/>
            </w:r>
            <w:r>
              <w:t>5</w:t>
            </w:r>
            <w:r>
              <w:rPr>
                <w:rStyle w:val="Hyperlink"/>
                <w:rtl/>
              </w:rPr>
              <w:fldChar w:fldCharType="end"/>
            </w:r>
          </w:hyperlink>
        </w:p>
        <w:p w14:paraId="79A5C07D" w14:textId="77777777" w:rsidR="00C60364" w:rsidRDefault="00C60364">
          <w:pPr>
            <w:pStyle w:val="TOC2"/>
            <w:tabs>
              <w:tab w:val="right" w:leader="dot" w:pos="9638"/>
            </w:tabs>
            <w:rPr>
              <w:rFonts w:eastAsiaTheme="minorEastAsia"/>
            </w:rPr>
          </w:pPr>
          <w:hyperlink w:anchor="_Toc128921824" w:history="1">
            <w:r>
              <w:rPr>
                <w:rStyle w:val="Hyperlink"/>
              </w:rPr>
              <w:t>Use Case Model</w:t>
            </w:r>
            <w:r>
              <w:tab/>
            </w:r>
            <w:r>
              <w:rPr>
                <w:rStyle w:val="Hyperlink"/>
                <w:rtl/>
              </w:rPr>
              <w:fldChar w:fldCharType="begin"/>
            </w:r>
            <w:r>
              <w:instrText xml:space="preserve"> PAGEREF _Toc128921824 \h </w:instrText>
            </w:r>
            <w:r>
              <w:rPr>
                <w:rStyle w:val="Hyperlink"/>
                <w:rtl/>
              </w:rPr>
            </w:r>
            <w:r>
              <w:rPr>
                <w:rStyle w:val="Hyperlink"/>
                <w:rtl/>
              </w:rPr>
              <w:fldChar w:fldCharType="separate"/>
            </w:r>
            <w:r>
              <w:t>5</w:t>
            </w:r>
            <w:r>
              <w:rPr>
                <w:rStyle w:val="Hyperlink"/>
                <w:rtl/>
              </w:rPr>
              <w:fldChar w:fldCharType="end"/>
            </w:r>
          </w:hyperlink>
        </w:p>
        <w:p w14:paraId="66D67684" w14:textId="77777777" w:rsidR="00C60364" w:rsidRDefault="00C60364">
          <w:pPr>
            <w:pStyle w:val="TOC2"/>
            <w:tabs>
              <w:tab w:val="right" w:leader="dot" w:pos="9638"/>
            </w:tabs>
            <w:rPr>
              <w:rFonts w:eastAsiaTheme="minorEastAsia"/>
            </w:rPr>
          </w:pPr>
          <w:hyperlink w:anchor="_Toc128921825" w:history="1">
            <w:r>
              <w:rPr>
                <w:rStyle w:val="Hyperlink"/>
              </w:rPr>
              <w:t>Enriched User Stories</w:t>
            </w:r>
            <w:r>
              <w:tab/>
            </w:r>
            <w:r>
              <w:rPr>
                <w:rStyle w:val="Hyperlink"/>
                <w:rtl/>
              </w:rPr>
              <w:fldChar w:fldCharType="begin"/>
            </w:r>
            <w:r>
              <w:instrText xml:space="preserve"> PAGEREF _Toc128921825 \h </w:instrText>
            </w:r>
            <w:r>
              <w:rPr>
                <w:rStyle w:val="Hyperlink"/>
                <w:rtl/>
              </w:rPr>
            </w:r>
            <w:r>
              <w:rPr>
                <w:rStyle w:val="Hyperlink"/>
                <w:rtl/>
              </w:rPr>
              <w:fldChar w:fldCharType="separate"/>
            </w:r>
            <w:r>
              <w:t>5</w:t>
            </w:r>
            <w:r>
              <w:rPr>
                <w:rStyle w:val="Hyperlink"/>
                <w:rtl/>
              </w:rPr>
              <w:fldChar w:fldCharType="end"/>
            </w:r>
          </w:hyperlink>
        </w:p>
        <w:p w14:paraId="4C8D9093" w14:textId="77777777" w:rsidR="00C60364" w:rsidRDefault="00C60364">
          <w:pPr>
            <w:pStyle w:val="TOC2"/>
            <w:tabs>
              <w:tab w:val="right" w:leader="dot" w:pos="9638"/>
            </w:tabs>
            <w:rPr>
              <w:rFonts w:eastAsiaTheme="minorEastAsia"/>
            </w:rPr>
          </w:pPr>
          <w:hyperlink w:anchor="_Toc128921826" w:history="1">
            <w:r>
              <w:rPr>
                <w:rStyle w:val="Hyperlink"/>
              </w:rPr>
              <w:t>System Navigation Map</w:t>
            </w:r>
            <w:r>
              <w:tab/>
            </w:r>
            <w:r>
              <w:rPr>
                <w:rStyle w:val="Hyperlink"/>
                <w:rtl/>
              </w:rPr>
              <w:fldChar w:fldCharType="begin"/>
            </w:r>
            <w:r>
              <w:instrText xml:space="preserve"> PAGEREF _Toc128921826 \h </w:instrText>
            </w:r>
            <w:r>
              <w:rPr>
                <w:rStyle w:val="Hyperlink"/>
                <w:rtl/>
              </w:rPr>
            </w:r>
            <w:r>
              <w:rPr>
                <w:rStyle w:val="Hyperlink"/>
                <w:rtl/>
              </w:rPr>
              <w:fldChar w:fldCharType="separate"/>
            </w:r>
            <w:r>
              <w:t>7</w:t>
            </w:r>
            <w:r>
              <w:rPr>
                <w:rStyle w:val="Hyperlink"/>
                <w:rtl/>
              </w:rPr>
              <w:fldChar w:fldCharType="end"/>
            </w:r>
          </w:hyperlink>
        </w:p>
        <w:p w14:paraId="6DF04372" w14:textId="77777777" w:rsidR="00C60364" w:rsidRDefault="00C60364">
          <w:pPr>
            <w:pStyle w:val="TOC1"/>
            <w:tabs>
              <w:tab w:val="right" w:leader="dot" w:pos="9638"/>
            </w:tabs>
            <w:rPr>
              <w:rFonts w:eastAsiaTheme="minorEastAsia"/>
            </w:rPr>
          </w:pPr>
          <w:hyperlink w:anchor="_Toc128921827" w:history="1">
            <w:r>
              <w:rPr>
                <w:rStyle w:val="Hyperlink"/>
              </w:rPr>
              <w:t>Tools</w:t>
            </w:r>
            <w:r>
              <w:tab/>
            </w:r>
            <w:r>
              <w:rPr>
                <w:rStyle w:val="Hyperlink"/>
                <w:rtl/>
              </w:rPr>
              <w:fldChar w:fldCharType="begin"/>
            </w:r>
            <w:r>
              <w:instrText xml:space="preserve"> PAGEREF _Toc128921827 \h </w:instrText>
            </w:r>
            <w:r>
              <w:rPr>
                <w:rStyle w:val="Hyperlink"/>
                <w:rtl/>
              </w:rPr>
            </w:r>
            <w:r>
              <w:rPr>
                <w:rStyle w:val="Hyperlink"/>
                <w:rtl/>
              </w:rPr>
              <w:fldChar w:fldCharType="separate"/>
            </w:r>
            <w:r>
              <w:t>7</w:t>
            </w:r>
            <w:r>
              <w:rPr>
                <w:rStyle w:val="Hyperlink"/>
                <w:rtl/>
              </w:rPr>
              <w:fldChar w:fldCharType="end"/>
            </w:r>
          </w:hyperlink>
        </w:p>
        <w:p w14:paraId="1BDE8010" w14:textId="14285C6F" w:rsidR="00C60364" w:rsidRDefault="00C60364" w:rsidP="00FE2E7A">
          <w:pPr>
            <w:pStyle w:val="TOC1"/>
            <w:tabs>
              <w:tab w:val="right" w:leader="dot" w:pos="9638"/>
            </w:tabs>
            <w:rPr>
              <w:rFonts w:eastAsiaTheme="minorEastAsia"/>
            </w:rPr>
          </w:pPr>
          <w:hyperlink w:anchor="_Toc128921828" w:history="1">
            <w:r>
              <w:rPr>
                <w:rStyle w:val="Hyperlink"/>
              </w:rPr>
              <w:t>Ownership Report</w:t>
            </w:r>
            <w:r>
              <w:tab/>
            </w:r>
            <w:r>
              <w:rPr>
                <w:rStyle w:val="Hyperlink"/>
                <w:rtl/>
              </w:rPr>
              <w:fldChar w:fldCharType="begin"/>
            </w:r>
            <w:r>
              <w:instrText xml:space="preserve"> PAGEREF _Toc128921828 \h </w:instrText>
            </w:r>
            <w:r>
              <w:rPr>
                <w:rStyle w:val="Hyperlink"/>
                <w:rtl/>
              </w:rPr>
            </w:r>
            <w:r>
              <w:rPr>
                <w:rStyle w:val="Hyperlink"/>
                <w:rtl/>
              </w:rPr>
              <w:fldChar w:fldCharType="separate"/>
            </w:r>
            <w:r>
              <w:t>7</w:t>
            </w:r>
            <w:r>
              <w:rPr>
                <w:rStyle w:val="Hyperlink"/>
                <w:rtl/>
              </w:rPr>
              <w:fldChar w:fldCharType="end"/>
            </w:r>
          </w:hyperlink>
        </w:p>
        <w:p w14:paraId="41E3A2F4" w14:textId="77777777" w:rsidR="00C60364" w:rsidRDefault="0005127E">
          <w:r>
            <w:rPr>
              <w:sz w:val="24"/>
              <w:szCs w:val="24"/>
            </w:rPr>
            <w:fldChar w:fldCharType="end"/>
          </w:r>
        </w:p>
      </w:sdtContent>
    </w:sdt>
    <w:p w14:paraId="54EF4CDF" w14:textId="77777777" w:rsidR="00C60364" w:rsidRDefault="00C60364">
      <w:pPr>
        <w:spacing w:after="60"/>
        <w:outlineLvl w:val="0"/>
        <w:rPr>
          <w:rFonts w:asciiTheme="majorHAnsi" w:hAnsiTheme="majorHAnsi"/>
          <w:b/>
          <w:bCs/>
          <w:color w:val="FF6600"/>
          <w:sz w:val="32"/>
        </w:rPr>
      </w:pPr>
    </w:p>
    <w:p w14:paraId="7B64E5DE" w14:textId="77777777" w:rsidR="00C60364" w:rsidRDefault="00C60364">
      <w:pPr>
        <w:spacing w:after="60"/>
        <w:outlineLvl w:val="0"/>
        <w:rPr>
          <w:rFonts w:asciiTheme="majorHAnsi" w:hAnsiTheme="majorHAnsi"/>
          <w:b/>
          <w:bCs/>
          <w:color w:val="FF6600"/>
          <w:sz w:val="32"/>
        </w:rPr>
      </w:pPr>
    </w:p>
    <w:p w14:paraId="68D37433" w14:textId="77777777" w:rsidR="00C60364" w:rsidRDefault="00C60364">
      <w:pPr>
        <w:pStyle w:val="Heading1"/>
      </w:pPr>
    </w:p>
    <w:p w14:paraId="344524B2" w14:textId="77777777" w:rsidR="008B5CCC" w:rsidRDefault="008B5CCC" w:rsidP="008B5CCC"/>
    <w:p w14:paraId="33BAB8BF" w14:textId="77777777" w:rsidR="008B5CCC" w:rsidRDefault="008B5CCC" w:rsidP="008B5CCC"/>
    <w:p w14:paraId="7779CD50" w14:textId="40407EC1" w:rsidR="00C60364" w:rsidRPr="00513921" w:rsidRDefault="0005127E" w:rsidP="008B5CCC">
      <w:pPr>
        <w:rPr>
          <w:rFonts w:asciiTheme="majorHAnsi" w:eastAsiaTheme="minorEastAsia" w:hAnsiTheme="majorHAnsi"/>
          <w:b/>
          <w:bCs/>
          <w:color w:val="4F81BD" w:themeColor="accent1"/>
          <w:sz w:val="32"/>
          <w:szCs w:val="24"/>
        </w:rPr>
      </w:pPr>
      <w:r>
        <w:lastRenderedPageBreak/>
        <w:tab/>
      </w:r>
    </w:p>
    <w:p w14:paraId="277FC5F3" w14:textId="0A408E90" w:rsidR="00C60364" w:rsidRPr="00513921" w:rsidRDefault="0005127E">
      <w:pPr>
        <w:pStyle w:val="Heading1"/>
        <w:rPr>
          <w:color w:val="4F81BD" w:themeColor="accent1"/>
        </w:rPr>
      </w:pPr>
      <w:bookmarkStart w:id="0" w:name="_Toc128921814"/>
      <w:r w:rsidRPr="00513921">
        <w:rPr>
          <w:color w:val="4F81BD" w:themeColor="accent1"/>
        </w:rPr>
        <w:t>Team</w:t>
      </w:r>
      <w:bookmarkEnd w:id="0"/>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C60364" w14:paraId="0CEF8A52" w14:textId="77777777">
        <w:tc>
          <w:tcPr>
            <w:tcW w:w="1109" w:type="dxa"/>
          </w:tcPr>
          <w:p w14:paraId="6BD9CA2D" w14:textId="77777777" w:rsidR="00C60364" w:rsidRDefault="0005127E">
            <w:pPr>
              <w:ind w:left="72"/>
              <w:jc w:val="center"/>
              <w:rPr>
                <w:b/>
                <w:bCs/>
              </w:rPr>
            </w:pPr>
            <w:bookmarkStart w:id="1" w:name="_Hlk192886169"/>
            <w:r>
              <w:rPr>
                <w:b/>
                <w:bCs/>
              </w:rPr>
              <w:t>ID</w:t>
            </w:r>
          </w:p>
        </w:tc>
        <w:tc>
          <w:tcPr>
            <w:tcW w:w="3031" w:type="dxa"/>
          </w:tcPr>
          <w:p w14:paraId="1D2E0474" w14:textId="77777777" w:rsidR="00C60364" w:rsidRDefault="0005127E">
            <w:pPr>
              <w:jc w:val="center"/>
              <w:rPr>
                <w:b/>
                <w:bCs/>
              </w:rPr>
            </w:pPr>
            <w:r>
              <w:rPr>
                <w:b/>
                <w:bCs/>
              </w:rPr>
              <w:t>Name</w:t>
            </w:r>
          </w:p>
        </w:tc>
        <w:tc>
          <w:tcPr>
            <w:tcW w:w="3960" w:type="dxa"/>
          </w:tcPr>
          <w:p w14:paraId="096DA365" w14:textId="77777777" w:rsidR="00C60364" w:rsidRDefault="0005127E">
            <w:pPr>
              <w:jc w:val="center"/>
              <w:rPr>
                <w:b/>
                <w:bCs/>
              </w:rPr>
            </w:pPr>
            <w:r>
              <w:rPr>
                <w:b/>
                <w:bCs/>
              </w:rPr>
              <w:t>Email</w:t>
            </w:r>
          </w:p>
        </w:tc>
        <w:tc>
          <w:tcPr>
            <w:tcW w:w="1681" w:type="dxa"/>
          </w:tcPr>
          <w:p w14:paraId="4E221795" w14:textId="77777777" w:rsidR="00C60364" w:rsidRDefault="0005127E">
            <w:pPr>
              <w:jc w:val="center"/>
              <w:rPr>
                <w:b/>
                <w:bCs/>
              </w:rPr>
            </w:pPr>
            <w:r>
              <w:rPr>
                <w:b/>
                <w:bCs/>
              </w:rPr>
              <w:t>Mobile</w:t>
            </w:r>
          </w:p>
        </w:tc>
      </w:tr>
      <w:tr w:rsidR="00C60364" w14:paraId="677496FD" w14:textId="77777777">
        <w:tc>
          <w:tcPr>
            <w:tcW w:w="1109" w:type="dxa"/>
          </w:tcPr>
          <w:p w14:paraId="5C9A2170" w14:textId="78F28CF4" w:rsidR="00C60364" w:rsidRDefault="0042295F">
            <w:r>
              <w:t>20231109</w:t>
            </w:r>
          </w:p>
        </w:tc>
        <w:tc>
          <w:tcPr>
            <w:tcW w:w="3031" w:type="dxa"/>
          </w:tcPr>
          <w:p w14:paraId="2001A1A0" w14:textId="1AA25B77" w:rsidR="00C60364" w:rsidRDefault="0042295F">
            <w:r>
              <w:t>Aly El-Deen Yasser Ali</w:t>
            </w:r>
          </w:p>
        </w:tc>
        <w:tc>
          <w:tcPr>
            <w:tcW w:w="3960" w:type="dxa"/>
          </w:tcPr>
          <w:p w14:paraId="79A24C17" w14:textId="409BD9A2" w:rsidR="00C60364" w:rsidRDefault="0042295F">
            <w:r>
              <w:t>ali.el.badry.747@gmail.com</w:t>
            </w:r>
          </w:p>
        </w:tc>
        <w:tc>
          <w:tcPr>
            <w:tcW w:w="1681" w:type="dxa"/>
          </w:tcPr>
          <w:p w14:paraId="624E0DCF" w14:textId="2E6F3377" w:rsidR="00C60364" w:rsidRDefault="0042295F" w:rsidP="0042295F">
            <w:pPr>
              <w:jc w:val="center"/>
            </w:pPr>
            <w:r>
              <w:t>01286964627</w:t>
            </w:r>
          </w:p>
        </w:tc>
      </w:tr>
      <w:tr w:rsidR="00C60364" w14:paraId="1D6ECF77" w14:textId="77777777" w:rsidTr="00E369E3">
        <w:trPr>
          <w:trHeight w:val="557"/>
        </w:trPr>
        <w:tc>
          <w:tcPr>
            <w:tcW w:w="1109" w:type="dxa"/>
          </w:tcPr>
          <w:p w14:paraId="7ED14B1D" w14:textId="2041C613" w:rsidR="00C60364" w:rsidRDefault="007A4CC8">
            <w:r>
              <w:t>20231189</w:t>
            </w:r>
          </w:p>
        </w:tc>
        <w:tc>
          <w:tcPr>
            <w:tcW w:w="3031" w:type="dxa"/>
          </w:tcPr>
          <w:p w14:paraId="3E3B8442" w14:textId="37DDBB91" w:rsidR="00C60364" w:rsidRDefault="007A4CC8">
            <w:r>
              <w:t>Nagham Wael Mohamed Elsayed</w:t>
            </w:r>
          </w:p>
        </w:tc>
        <w:tc>
          <w:tcPr>
            <w:tcW w:w="3960" w:type="dxa"/>
          </w:tcPr>
          <w:p w14:paraId="0C4DA109" w14:textId="5E086ED4" w:rsidR="007A4CC8" w:rsidRDefault="007A4CC8" w:rsidP="007A4CC8">
            <w:hyperlink r:id="rId15" w:history="1">
              <w:r w:rsidRPr="004F0A56">
                <w:rPr>
                  <w:rStyle w:val="Hyperlink"/>
                </w:rPr>
                <w:t>naghamw63@gmail.com</w:t>
              </w:r>
            </w:hyperlink>
          </w:p>
        </w:tc>
        <w:tc>
          <w:tcPr>
            <w:tcW w:w="1681" w:type="dxa"/>
          </w:tcPr>
          <w:p w14:paraId="19278D92" w14:textId="594490CE" w:rsidR="00C60364" w:rsidRDefault="007A4CC8">
            <w:r>
              <w:t>01007600773</w:t>
            </w:r>
          </w:p>
        </w:tc>
      </w:tr>
      <w:tr w:rsidR="00C60364" w14:paraId="09F7F3C7" w14:textId="77777777">
        <w:tc>
          <w:tcPr>
            <w:tcW w:w="1109" w:type="dxa"/>
          </w:tcPr>
          <w:p w14:paraId="3F19CF43" w14:textId="7CB85614" w:rsidR="00C60364" w:rsidRDefault="00B2458E">
            <w:r>
              <w:t>20230280</w:t>
            </w:r>
          </w:p>
        </w:tc>
        <w:tc>
          <w:tcPr>
            <w:tcW w:w="3031" w:type="dxa"/>
          </w:tcPr>
          <w:p w14:paraId="5C311EAC" w14:textId="52906736" w:rsidR="00C60364" w:rsidRDefault="00B2458E">
            <w:r>
              <w:t>Fatema El</w:t>
            </w:r>
            <w:r w:rsidR="007974F7">
              <w:t>-</w:t>
            </w:r>
            <w:r>
              <w:t xml:space="preserve">Zhraa </w:t>
            </w:r>
            <w:r w:rsidR="0038264C">
              <w:t>Ahmed Mohamed El</w:t>
            </w:r>
            <w:r w:rsidR="007974F7">
              <w:t>-</w:t>
            </w:r>
            <w:r w:rsidR="00317C43">
              <w:t>F</w:t>
            </w:r>
            <w:r w:rsidR="0038264C">
              <w:t>iky</w:t>
            </w:r>
          </w:p>
        </w:tc>
        <w:tc>
          <w:tcPr>
            <w:tcW w:w="3960" w:type="dxa"/>
          </w:tcPr>
          <w:p w14:paraId="63728473" w14:textId="3D37AB13" w:rsidR="00C60364" w:rsidRDefault="00317C43">
            <w:hyperlink r:id="rId16" w:history="1">
              <w:r w:rsidRPr="00317C43">
                <w:rPr>
                  <w:rStyle w:val="Hyperlink"/>
                </w:rPr>
                <w:t>fatmaelfeky922@gmail.com</w:t>
              </w:r>
            </w:hyperlink>
          </w:p>
        </w:tc>
        <w:tc>
          <w:tcPr>
            <w:tcW w:w="1681" w:type="dxa"/>
          </w:tcPr>
          <w:p w14:paraId="3B50130F" w14:textId="4B93C1B7" w:rsidR="00C60364" w:rsidRDefault="00317C43">
            <w:r>
              <w:t>01221990828</w:t>
            </w:r>
          </w:p>
        </w:tc>
      </w:tr>
    </w:tbl>
    <w:bookmarkEnd w:id="1"/>
    <w:p w14:paraId="0EA47A08" w14:textId="1FA152F8" w:rsidR="00AE1663" w:rsidRPr="00AE1663" w:rsidRDefault="00AE1663" w:rsidP="00AE1663">
      <w:pPr>
        <w:pStyle w:val="Heading1"/>
        <w:rPr>
          <w:b w:val="0"/>
          <w:bCs w:val="0"/>
          <w:color w:val="000000" w:themeColor="text1"/>
          <w:sz w:val="24"/>
        </w:rPr>
      </w:pPr>
      <w:r>
        <w:br/>
      </w:r>
      <w:r w:rsidRPr="00AE1663">
        <w:rPr>
          <w:color w:val="4F81BD" w:themeColor="accent1"/>
        </w:rPr>
        <w:t>Purpose</w:t>
      </w:r>
      <w:bookmarkStart w:id="2" w:name="_Toc128921816"/>
      <w:r>
        <w:br/>
      </w:r>
      <w:r w:rsidRPr="00AE1663">
        <w:rPr>
          <w:rFonts w:asciiTheme="minorHAnsi" w:eastAsiaTheme="minorHAnsi" w:hAnsiTheme="minorHAnsi"/>
          <w:b w:val="0"/>
          <w:bCs w:val="0"/>
          <w:color w:val="000000" w:themeColor="text1"/>
          <w:sz w:val="24"/>
        </w:rPr>
        <w:t>This document outlines the functional, non-functional, and technical requirements for the Personal Investment Management Software. It defines the system's purpose, features, scope, and key technologies to guide the development process.</w:t>
      </w:r>
      <w:r>
        <w:rPr>
          <w:rFonts w:asciiTheme="minorHAnsi" w:eastAsiaTheme="minorHAnsi" w:hAnsiTheme="minorHAnsi"/>
          <w:b w:val="0"/>
          <w:bCs w:val="0"/>
          <w:color w:val="000000" w:themeColor="text1"/>
          <w:sz w:val="24"/>
        </w:rPr>
        <w:br/>
      </w:r>
      <w:r>
        <w:rPr>
          <w:rFonts w:asciiTheme="minorHAnsi" w:eastAsiaTheme="minorHAnsi" w:hAnsiTheme="minorHAnsi"/>
          <w:color w:val="C00000"/>
          <w:sz w:val="22"/>
          <w:szCs w:val="22"/>
        </w:rPr>
        <w:br/>
      </w:r>
      <w:r>
        <w:rPr>
          <w:color w:val="4F81BD" w:themeColor="accent1"/>
        </w:rPr>
        <w:t>Audience</w:t>
      </w:r>
      <w:r>
        <w:rPr>
          <w:color w:val="4F81BD" w:themeColor="accent1"/>
        </w:rPr>
        <w:br/>
      </w:r>
      <w:r w:rsidR="00DD4E21">
        <w:rPr>
          <w:b w:val="0"/>
          <w:bCs w:val="0"/>
          <w:color w:val="000000" w:themeColor="text1"/>
          <w:sz w:val="24"/>
        </w:rPr>
        <w:t>1)</w:t>
      </w:r>
      <w:r w:rsidR="00DD4E21" w:rsidRPr="00AE1663">
        <w:rPr>
          <w:b w:val="0"/>
          <w:bCs w:val="0"/>
          <w:color w:val="000000" w:themeColor="text1"/>
          <w:sz w:val="24"/>
        </w:rPr>
        <w:t xml:space="preserve"> Software</w:t>
      </w:r>
      <w:r w:rsidRPr="00AE1663">
        <w:rPr>
          <w:b w:val="0"/>
          <w:bCs w:val="0"/>
          <w:color w:val="000000" w:themeColor="text1"/>
          <w:sz w:val="24"/>
        </w:rPr>
        <w:t xml:space="preserve"> Developers</w:t>
      </w:r>
    </w:p>
    <w:p w14:paraId="56EA43D8" w14:textId="2B1D89BF" w:rsidR="00AE1663" w:rsidRPr="00AE1663" w:rsidRDefault="00DD4E21" w:rsidP="00AE1663">
      <w:pPr>
        <w:pStyle w:val="Heading1"/>
        <w:rPr>
          <w:b w:val="0"/>
          <w:bCs w:val="0"/>
          <w:color w:val="000000" w:themeColor="text1"/>
          <w:sz w:val="24"/>
        </w:rPr>
      </w:pPr>
      <w:r>
        <w:rPr>
          <w:b w:val="0"/>
          <w:bCs w:val="0"/>
          <w:color w:val="000000" w:themeColor="text1"/>
          <w:sz w:val="24"/>
        </w:rPr>
        <w:t>2)</w:t>
      </w:r>
      <w:r w:rsidRPr="00AE1663">
        <w:rPr>
          <w:b w:val="0"/>
          <w:bCs w:val="0"/>
          <w:color w:val="000000" w:themeColor="text1"/>
          <w:sz w:val="24"/>
        </w:rPr>
        <w:t xml:space="preserve"> Project</w:t>
      </w:r>
      <w:r w:rsidR="00AE1663" w:rsidRPr="00AE1663">
        <w:rPr>
          <w:b w:val="0"/>
          <w:bCs w:val="0"/>
          <w:color w:val="000000" w:themeColor="text1"/>
          <w:sz w:val="24"/>
        </w:rPr>
        <w:t xml:space="preserve"> Managers</w:t>
      </w:r>
    </w:p>
    <w:p w14:paraId="7439A57C" w14:textId="165084E4" w:rsidR="00AE1663" w:rsidRPr="00AE1663" w:rsidRDefault="00DD4E21" w:rsidP="00AE1663">
      <w:pPr>
        <w:pStyle w:val="Heading1"/>
        <w:rPr>
          <w:b w:val="0"/>
          <w:bCs w:val="0"/>
          <w:color w:val="000000" w:themeColor="text1"/>
          <w:sz w:val="24"/>
        </w:rPr>
      </w:pPr>
      <w:r>
        <w:rPr>
          <w:b w:val="0"/>
          <w:bCs w:val="0"/>
          <w:color w:val="000000" w:themeColor="text1"/>
          <w:sz w:val="24"/>
        </w:rPr>
        <w:t>3)</w:t>
      </w:r>
      <w:r w:rsidRPr="00AE1663">
        <w:rPr>
          <w:b w:val="0"/>
          <w:bCs w:val="0"/>
          <w:color w:val="000000" w:themeColor="text1"/>
          <w:sz w:val="24"/>
        </w:rPr>
        <w:t xml:space="preserve"> UI</w:t>
      </w:r>
      <w:r w:rsidR="00AE1663" w:rsidRPr="00AE1663">
        <w:rPr>
          <w:b w:val="0"/>
          <w:bCs w:val="0"/>
          <w:color w:val="000000" w:themeColor="text1"/>
          <w:sz w:val="24"/>
        </w:rPr>
        <w:t>/UX Designers</w:t>
      </w:r>
    </w:p>
    <w:p w14:paraId="628E7517" w14:textId="5CE103F8" w:rsidR="00AE1663" w:rsidRPr="00AE1663" w:rsidRDefault="00DD4E21" w:rsidP="00AE1663">
      <w:pPr>
        <w:pStyle w:val="Heading1"/>
        <w:rPr>
          <w:b w:val="0"/>
          <w:bCs w:val="0"/>
          <w:color w:val="000000" w:themeColor="text1"/>
          <w:sz w:val="24"/>
        </w:rPr>
      </w:pPr>
      <w:r>
        <w:rPr>
          <w:b w:val="0"/>
          <w:bCs w:val="0"/>
          <w:color w:val="000000" w:themeColor="text1"/>
          <w:sz w:val="24"/>
        </w:rPr>
        <w:t>4)</w:t>
      </w:r>
      <w:r w:rsidRPr="00AE1663">
        <w:rPr>
          <w:b w:val="0"/>
          <w:bCs w:val="0"/>
          <w:color w:val="000000" w:themeColor="text1"/>
          <w:sz w:val="24"/>
        </w:rPr>
        <w:t xml:space="preserve"> Testers</w:t>
      </w:r>
      <w:r w:rsidR="00AE1663" w:rsidRPr="00AE1663">
        <w:rPr>
          <w:b w:val="0"/>
          <w:bCs w:val="0"/>
          <w:color w:val="000000" w:themeColor="text1"/>
          <w:sz w:val="24"/>
        </w:rPr>
        <w:t xml:space="preserve"> &amp; Q</w:t>
      </w:r>
      <w:r>
        <w:rPr>
          <w:b w:val="0"/>
          <w:bCs w:val="0"/>
          <w:color w:val="000000" w:themeColor="text1"/>
          <w:sz w:val="24"/>
        </w:rPr>
        <w:t>uality Assurance</w:t>
      </w:r>
      <w:r w:rsidR="00AE1663" w:rsidRPr="00AE1663">
        <w:rPr>
          <w:b w:val="0"/>
          <w:bCs w:val="0"/>
          <w:color w:val="000000" w:themeColor="text1"/>
          <w:sz w:val="24"/>
        </w:rPr>
        <w:t xml:space="preserve"> Engineers </w:t>
      </w:r>
    </w:p>
    <w:p w14:paraId="53BF1D14" w14:textId="3F623B3A" w:rsidR="00AE1663" w:rsidRDefault="00DD4E21" w:rsidP="00AE1663">
      <w:pPr>
        <w:pStyle w:val="Heading1"/>
        <w:rPr>
          <w:rFonts w:asciiTheme="minorHAnsi" w:eastAsiaTheme="minorHAnsi" w:hAnsiTheme="minorHAnsi"/>
          <w:color w:val="C00000"/>
          <w:sz w:val="22"/>
          <w:szCs w:val="22"/>
        </w:rPr>
      </w:pPr>
      <w:r>
        <w:rPr>
          <w:rFonts w:asciiTheme="minorHAnsi" w:eastAsiaTheme="minorHAnsi" w:hAnsiTheme="minorHAnsi"/>
          <w:b w:val="0"/>
          <w:bCs w:val="0"/>
          <w:color w:val="000000" w:themeColor="text1"/>
          <w:sz w:val="24"/>
        </w:rPr>
        <w:t>5)  Stakeholders</w:t>
      </w:r>
      <w:r w:rsidR="00AE1663">
        <w:rPr>
          <w:rFonts w:asciiTheme="minorHAnsi" w:eastAsiaTheme="minorHAnsi" w:hAnsiTheme="minorHAnsi"/>
          <w:color w:val="C00000"/>
          <w:sz w:val="22"/>
          <w:szCs w:val="22"/>
        </w:rPr>
        <w:br/>
      </w:r>
    </w:p>
    <w:p w14:paraId="25376DEA" w14:textId="77777777" w:rsidR="00464B3F" w:rsidRDefault="00464B3F" w:rsidP="00003481">
      <w:pPr>
        <w:pStyle w:val="Heading2"/>
      </w:pPr>
      <w:bookmarkStart w:id="3" w:name="_Toc128921817"/>
      <w:bookmarkEnd w:id="2"/>
    </w:p>
    <w:p w14:paraId="6650215C" w14:textId="77777777" w:rsidR="00E778D3" w:rsidRDefault="00E778D3" w:rsidP="00E778D3"/>
    <w:p w14:paraId="5566C347" w14:textId="77777777" w:rsidR="00E778D3" w:rsidRDefault="00E778D3" w:rsidP="00E778D3"/>
    <w:p w14:paraId="59AAA7F6" w14:textId="77777777" w:rsidR="00E778D3" w:rsidRPr="005947F7" w:rsidRDefault="00E778D3" w:rsidP="00E778D3">
      <w:pPr>
        <w:rPr>
          <w:b/>
          <w:bCs/>
          <w:color w:val="4F81BD" w:themeColor="accent1"/>
          <w:sz w:val="40"/>
          <w:szCs w:val="40"/>
        </w:rPr>
      </w:pPr>
    </w:p>
    <w:p w14:paraId="5A0F4301" w14:textId="2B1B16B8" w:rsidR="00E778D3" w:rsidRPr="005947F7" w:rsidRDefault="005947F7" w:rsidP="00E778D3">
      <w:pPr>
        <w:rPr>
          <w:b/>
          <w:bCs/>
          <w:color w:val="4F81BD" w:themeColor="accent1"/>
          <w:sz w:val="40"/>
          <w:szCs w:val="40"/>
        </w:rPr>
      </w:pPr>
      <w:r w:rsidRPr="005947F7">
        <w:rPr>
          <w:b/>
          <w:bCs/>
          <w:color w:val="4F81BD" w:themeColor="accent1"/>
          <w:sz w:val="40"/>
          <w:szCs w:val="40"/>
        </w:rPr>
        <w:lastRenderedPageBreak/>
        <w:t>Introduction</w:t>
      </w:r>
    </w:p>
    <w:p w14:paraId="67763F91" w14:textId="5A807B27" w:rsidR="00C60364" w:rsidRPr="00003481" w:rsidRDefault="0005127E" w:rsidP="00003481">
      <w:pPr>
        <w:pStyle w:val="Heading2"/>
        <w:rPr>
          <w:rFonts w:asciiTheme="minorHAnsi" w:eastAsiaTheme="minorHAnsi" w:hAnsiTheme="minorHAnsi"/>
          <w:color w:val="000000" w:themeColor="text1"/>
          <w:sz w:val="24"/>
          <w:szCs w:val="24"/>
        </w:rPr>
      </w:pPr>
      <w:r>
        <w:t>Software Purpose</w:t>
      </w:r>
      <w:bookmarkEnd w:id="3"/>
      <w:r w:rsidR="00003481">
        <w:br/>
      </w:r>
      <w:r w:rsidR="00003481" w:rsidRPr="00003481">
        <w:rPr>
          <w:rFonts w:asciiTheme="minorHAnsi" w:eastAsiaTheme="minorHAnsi" w:hAnsiTheme="minorHAnsi"/>
          <w:b w:val="0"/>
          <w:bCs w:val="0"/>
          <w:color w:val="000000" w:themeColor="text1"/>
          <w:sz w:val="24"/>
          <w:szCs w:val="24"/>
        </w:rPr>
        <w:t>This app is designed to provide individuals with the ability to track and manage their financial investments across multiple asset types, including stocks, real estate, savings, and cryptocurrencies. Since one of our goals is to enhance financial literacy, we have added interactive learning modules to help users develop smarter money management habits. Additionally, the software automates budgeting and debt repayment to improve financial stability, offering personalized insights and recommendations based on real-time financial data. By integrating various financial sources and visualizing investment performance, this software enables users to make well-informed decisions and take control of their financial future.</w:t>
      </w:r>
    </w:p>
    <w:p w14:paraId="720EB1BF" w14:textId="0AAD8C26" w:rsidR="00003481" w:rsidRPr="00003481" w:rsidRDefault="0005127E" w:rsidP="00003481">
      <w:pPr>
        <w:pStyle w:val="Heading2"/>
        <w:rPr>
          <w:rFonts w:asciiTheme="minorHAnsi" w:eastAsiaTheme="minorHAnsi" w:hAnsiTheme="minorHAnsi"/>
          <w:color w:val="000000" w:themeColor="text1"/>
          <w:sz w:val="24"/>
          <w:szCs w:val="24"/>
        </w:rPr>
      </w:pPr>
      <w:bookmarkStart w:id="4" w:name="_Toc128921818"/>
      <w:r>
        <w:t>Software Scope</w:t>
      </w:r>
      <w:bookmarkEnd w:id="4"/>
    </w:p>
    <w:p w14:paraId="38C5F37C" w14:textId="77777777" w:rsidR="00003481" w:rsidRPr="00003481" w:rsidRDefault="00003481" w:rsidP="00003481">
      <w:pPr>
        <w:pStyle w:val="Heading2"/>
        <w:numPr>
          <w:ilvl w:val="0"/>
          <w:numId w:val="6"/>
        </w:numPr>
        <w:rPr>
          <w:b w:val="0"/>
          <w:bCs w:val="0"/>
          <w:color w:val="000000" w:themeColor="text1"/>
          <w:sz w:val="24"/>
          <w:szCs w:val="24"/>
        </w:rPr>
      </w:pPr>
      <w:r w:rsidRPr="00003481">
        <w:rPr>
          <w:b w:val="0"/>
          <w:bCs w:val="0"/>
          <w:color w:val="000000" w:themeColor="text1"/>
          <w:sz w:val="24"/>
          <w:szCs w:val="24"/>
        </w:rPr>
        <w:t>Portfolio Tracking – Monitor different assets and analyze investment performance.</w:t>
      </w:r>
    </w:p>
    <w:p w14:paraId="1D1AA2B5" w14:textId="77777777" w:rsidR="00003481" w:rsidRPr="00003481" w:rsidRDefault="00003481" w:rsidP="00003481">
      <w:pPr>
        <w:pStyle w:val="Heading2"/>
        <w:numPr>
          <w:ilvl w:val="0"/>
          <w:numId w:val="6"/>
        </w:numPr>
        <w:rPr>
          <w:b w:val="0"/>
          <w:bCs w:val="0"/>
          <w:color w:val="000000" w:themeColor="text1"/>
          <w:sz w:val="24"/>
          <w:szCs w:val="24"/>
        </w:rPr>
      </w:pPr>
      <w:r w:rsidRPr="00003481">
        <w:rPr>
          <w:b w:val="0"/>
          <w:bCs w:val="0"/>
          <w:color w:val="000000" w:themeColor="text1"/>
          <w:sz w:val="24"/>
          <w:szCs w:val="24"/>
        </w:rPr>
        <w:t>Financial Education – Interactive modules, quizzes, and AI-driven insights for money management.</w:t>
      </w:r>
    </w:p>
    <w:p w14:paraId="21E0B83F" w14:textId="77777777" w:rsidR="00003481" w:rsidRPr="00003481" w:rsidRDefault="00003481" w:rsidP="00003481">
      <w:pPr>
        <w:pStyle w:val="Heading2"/>
        <w:numPr>
          <w:ilvl w:val="0"/>
          <w:numId w:val="6"/>
        </w:numPr>
        <w:rPr>
          <w:b w:val="0"/>
          <w:bCs w:val="0"/>
          <w:color w:val="000000" w:themeColor="text1"/>
          <w:sz w:val="24"/>
          <w:szCs w:val="24"/>
        </w:rPr>
      </w:pPr>
      <w:r w:rsidRPr="00003481">
        <w:rPr>
          <w:b w:val="0"/>
          <w:bCs w:val="0"/>
          <w:color w:val="000000" w:themeColor="text1"/>
          <w:sz w:val="24"/>
          <w:szCs w:val="24"/>
        </w:rPr>
        <w:t>Goal-Based Budgeting – Set and track income, savings, and retirement goals.</w:t>
      </w:r>
    </w:p>
    <w:p w14:paraId="45090F18" w14:textId="77777777" w:rsidR="00003481" w:rsidRPr="00003481" w:rsidRDefault="00003481" w:rsidP="00003481">
      <w:pPr>
        <w:pStyle w:val="Heading2"/>
        <w:numPr>
          <w:ilvl w:val="0"/>
          <w:numId w:val="6"/>
        </w:numPr>
        <w:rPr>
          <w:b w:val="0"/>
          <w:bCs w:val="0"/>
          <w:color w:val="000000" w:themeColor="text1"/>
          <w:sz w:val="24"/>
          <w:szCs w:val="24"/>
        </w:rPr>
      </w:pPr>
      <w:r w:rsidRPr="00003481">
        <w:rPr>
          <w:b w:val="0"/>
          <w:bCs w:val="0"/>
          <w:color w:val="000000" w:themeColor="text1"/>
          <w:sz w:val="24"/>
          <w:szCs w:val="24"/>
        </w:rPr>
        <w:t>Debt Management – Automate debt repayments using a predefined percentage of income.</w:t>
      </w:r>
    </w:p>
    <w:p w14:paraId="0794ED21" w14:textId="77777777" w:rsidR="00003481" w:rsidRPr="00003481" w:rsidRDefault="00003481" w:rsidP="00003481">
      <w:pPr>
        <w:pStyle w:val="Heading2"/>
        <w:numPr>
          <w:ilvl w:val="0"/>
          <w:numId w:val="6"/>
        </w:numPr>
        <w:rPr>
          <w:b w:val="0"/>
          <w:bCs w:val="0"/>
          <w:color w:val="000000" w:themeColor="text1"/>
          <w:sz w:val="24"/>
          <w:szCs w:val="24"/>
        </w:rPr>
      </w:pPr>
      <w:r w:rsidRPr="00003481">
        <w:rPr>
          <w:b w:val="0"/>
          <w:bCs w:val="0"/>
          <w:color w:val="000000" w:themeColor="text1"/>
          <w:sz w:val="24"/>
          <w:szCs w:val="24"/>
        </w:rPr>
        <w:t>Risk &amp; Asset Allocation – Help users diversify investments and manage risks.</w:t>
      </w:r>
    </w:p>
    <w:p w14:paraId="7759C38E" w14:textId="77777777" w:rsidR="00003481" w:rsidRPr="00003481" w:rsidRDefault="00003481" w:rsidP="00003481">
      <w:pPr>
        <w:pStyle w:val="Heading2"/>
        <w:numPr>
          <w:ilvl w:val="0"/>
          <w:numId w:val="6"/>
        </w:numPr>
        <w:rPr>
          <w:b w:val="0"/>
          <w:bCs w:val="0"/>
          <w:color w:val="000000" w:themeColor="text1"/>
          <w:sz w:val="24"/>
          <w:szCs w:val="24"/>
        </w:rPr>
      </w:pPr>
      <w:r w:rsidRPr="00003481">
        <w:rPr>
          <w:b w:val="0"/>
          <w:bCs w:val="0"/>
          <w:color w:val="000000" w:themeColor="text1"/>
          <w:sz w:val="24"/>
          <w:szCs w:val="24"/>
        </w:rPr>
        <w:t>Real-Time Data Integration – Sync with banking systems, brokerage accounts, and stock exchanges.</w:t>
      </w:r>
    </w:p>
    <w:p w14:paraId="49B0241C" w14:textId="77777777" w:rsidR="00003481" w:rsidRPr="00003481" w:rsidRDefault="00003481" w:rsidP="00003481">
      <w:pPr>
        <w:pStyle w:val="Heading2"/>
        <w:numPr>
          <w:ilvl w:val="0"/>
          <w:numId w:val="6"/>
        </w:numPr>
        <w:rPr>
          <w:b w:val="0"/>
          <w:bCs w:val="0"/>
          <w:color w:val="000000" w:themeColor="text1"/>
          <w:sz w:val="24"/>
          <w:szCs w:val="24"/>
        </w:rPr>
      </w:pPr>
      <w:r w:rsidRPr="00003481">
        <w:rPr>
          <w:b w:val="0"/>
          <w:bCs w:val="0"/>
          <w:color w:val="000000" w:themeColor="text1"/>
          <w:sz w:val="24"/>
          <w:szCs w:val="24"/>
        </w:rPr>
        <w:t>Visualization &amp; Reports – Provide detailed charts and graphs for financial analysis.</w:t>
      </w:r>
    </w:p>
    <w:p w14:paraId="250531F8" w14:textId="05661407" w:rsidR="00C60364" w:rsidRDefault="00C60364">
      <w:pPr>
        <w:pStyle w:val="Heading2"/>
      </w:pPr>
    </w:p>
    <w:p w14:paraId="3AE9772C" w14:textId="77777777" w:rsidR="00DA4CCA" w:rsidRDefault="00DA4CCA" w:rsidP="00003481">
      <w:pPr>
        <w:pStyle w:val="Heading2"/>
      </w:pPr>
      <w:bookmarkStart w:id="5" w:name="_Toc128921819"/>
    </w:p>
    <w:p w14:paraId="3A659540" w14:textId="77777777" w:rsidR="00DA4CCA" w:rsidRDefault="00DA4CCA" w:rsidP="00003481">
      <w:pPr>
        <w:pStyle w:val="Heading2"/>
      </w:pPr>
    </w:p>
    <w:p w14:paraId="474DD5BB" w14:textId="77777777" w:rsidR="00DA4CCA" w:rsidRDefault="00DA4CCA" w:rsidP="00003481">
      <w:pPr>
        <w:pStyle w:val="Heading2"/>
      </w:pPr>
    </w:p>
    <w:p w14:paraId="18F685DC" w14:textId="77777777" w:rsidR="008849DA" w:rsidRDefault="008849DA" w:rsidP="008849DA"/>
    <w:p w14:paraId="1722433D" w14:textId="77777777" w:rsidR="008849DA" w:rsidRDefault="008849DA" w:rsidP="008849DA"/>
    <w:p w14:paraId="22DD4F12" w14:textId="77777777" w:rsidR="008849DA" w:rsidRDefault="008849DA" w:rsidP="008849DA"/>
    <w:p w14:paraId="01622481" w14:textId="661B7B16" w:rsidR="00003481" w:rsidRPr="00003481" w:rsidRDefault="0005127E" w:rsidP="00003481">
      <w:pPr>
        <w:pStyle w:val="Heading2"/>
        <w:rPr>
          <w:rFonts w:asciiTheme="minorHAnsi" w:eastAsiaTheme="minorHAnsi" w:hAnsiTheme="minorHAnsi"/>
          <w:color w:val="000000" w:themeColor="text1"/>
          <w:sz w:val="24"/>
          <w:szCs w:val="24"/>
        </w:rPr>
      </w:pPr>
      <w:r>
        <w:t>Definitions, acronyms, and abbreviations</w:t>
      </w:r>
      <w:bookmarkEnd w:id="5"/>
      <w:r w:rsidR="00003481">
        <w:br/>
      </w:r>
    </w:p>
    <w:tbl>
      <w:tblPr>
        <w:tblStyle w:val="TableGrid"/>
        <w:tblW w:w="10570" w:type="dxa"/>
        <w:tblBorders>
          <w:insideH w:val="single" w:sz="6" w:space="0" w:color="000000" w:themeColor="text1"/>
          <w:insideV w:val="single" w:sz="6" w:space="0" w:color="000000" w:themeColor="text1"/>
        </w:tblBorders>
        <w:tblLook w:val="04A0" w:firstRow="1" w:lastRow="0" w:firstColumn="1" w:lastColumn="0" w:noHBand="0" w:noVBand="1"/>
      </w:tblPr>
      <w:tblGrid>
        <w:gridCol w:w="5167"/>
        <w:gridCol w:w="5403"/>
      </w:tblGrid>
      <w:tr w:rsidR="00EF7D8D" w14:paraId="33430197" w14:textId="77777777" w:rsidTr="00DA4CCA">
        <w:trPr>
          <w:trHeight w:val="573"/>
        </w:trPr>
        <w:tc>
          <w:tcPr>
            <w:tcW w:w="5167" w:type="dxa"/>
            <w:shd w:val="clear" w:color="auto" w:fill="B8CCE4" w:themeFill="accent1" w:themeFillTint="66"/>
          </w:tcPr>
          <w:p w14:paraId="7510932D" w14:textId="5960E31C" w:rsidR="00EF7D8D" w:rsidRPr="00EF7D8D" w:rsidRDefault="00EF7D8D">
            <w:pPr>
              <w:pStyle w:val="Heading2"/>
              <w:rPr>
                <w:color w:val="000000" w:themeColor="text1"/>
              </w:rPr>
            </w:pPr>
            <w:r w:rsidRPr="00EF7D8D">
              <w:rPr>
                <w:color w:val="000000" w:themeColor="text1"/>
              </w:rPr>
              <w:t>Phrase</w:t>
            </w:r>
          </w:p>
        </w:tc>
        <w:tc>
          <w:tcPr>
            <w:tcW w:w="5403" w:type="dxa"/>
            <w:shd w:val="clear" w:color="auto" w:fill="B8CCE4" w:themeFill="accent1" w:themeFillTint="66"/>
          </w:tcPr>
          <w:p w14:paraId="17EB26FA" w14:textId="4DF0DDA8" w:rsidR="00EF7D8D" w:rsidRPr="00EF7D8D" w:rsidRDefault="00EF7D8D">
            <w:pPr>
              <w:pStyle w:val="Heading2"/>
              <w:rPr>
                <w:color w:val="000000" w:themeColor="text1"/>
              </w:rPr>
            </w:pPr>
            <w:r w:rsidRPr="00EF7D8D">
              <w:rPr>
                <w:color w:val="000000" w:themeColor="text1"/>
              </w:rPr>
              <w:t>Definition</w:t>
            </w:r>
          </w:p>
        </w:tc>
      </w:tr>
      <w:tr w:rsidR="00EF7D8D" w14:paraId="78124E39" w14:textId="77777777" w:rsidTr="00DA4CCA">
        <w:trPr>
          <w:trHeight w:val="816"/>
        </w:trPr>
        <w:tc>
          <w:tcPr>
            <w:tcW w:w="5167" w:type="dxa"/>
          </w:tcPr>
          <w:p w14:paraId="2CA0BD3F" w14:textId="421CA6F5" w:rsidR="00EF7D8D" w:rsidRPr="007A4CC8" w:rsidRDefault="00EF7D8D" w:rsidP="00EF7D8D">
            <w:pPr>
              <w:pStyle w:val="Heading2"/>
              <w:rPr>
                <w:rFonts w:asciiTheme="minorHAnsi" w:hAnsiTheme="minorHAnsi" w:cstheme="minorHAnsi"/>
                <w:color w:val="000000" w:themeColor="text1"/>
                <w:sz w:val="24"/>
                <w:szCs w:val="24"/>
              </w:rPr>
            </w:pPr>
            <w:r w:rsidRPr="007A4CC8">
              <w:rPr>
                <w:rFonts w:asciiTheme="minorHAnsi" w:hAnsiTheme="minorHAnsi" w:cstheme="minorHAnsi"/>
                <w:color w:val="000000" w:themeColor="text1"/>
                <w:sz w:val="24"/>
                <w:szCs w:val="24"/>
              </w:rPr>
              <w:t>ROI (Return on Investment)</w:t>
            </w:r>
          </w:p>
        </w:tc>
        <w:tc>
          <w:tcPr>
            <w:tcW w:w="5403" w:type="dxa"/>
          </w:tcPr>
          <w:p w14:paraId="2D88E6FD" w14:textId="60C081F4" w:rsidR="00EF7D8D" w:rsidRPr="00DA4CCA" w:rsidRDefault="00EF7D8D" w:rsidP="00EF7D8D">
            <w:pPr>
              <w:pStyle w:val="Heading2"/>
              <w:rPr>
                <w:rFonts w:asciiTheme="minorHAnsi" w:hAnsiTheme="minorHAnsi" w:cstheme="minorHAnsi"/>
                <w:b w:val="0"/>
                <w:bCs w:val="0"/>
                <w:color w:val="000000" w:themeColor="text1"/>
                <w:sz w:val="24"/>
                <w:szCs w:val="24"/>
              </w:rPr>
            </w:pPr>
            <w:r w:rsidRPr="00DA4CCA">
              <w:rPr>
                <w:rFonts w:asciiTheme="minorHAnsi" w:hAnsiTheme="minorHAnsi" w:cstheme="minorHAnsi"/>
                <w:b w:val="0"/>
                <w:bCs w:val="0"/>
                <w:color w:val="000000" w:themeColor="text1"/>
                <w:sz w:val="24"/>
                <w:szCs w:val="24"/>
              </w:rPr>
              <w:t>A financial metric that calculates the profitability of an investment.</w:t>
            </w:r>
          </w:p>
        </w:tc>
      </w:tr>
      <w:tr w:rsidR="00EF7D8D" w14:paraId="44A6FAC4" w14:textId="77777777" w:rsidTr="00DA4CCA">
        <w:trPr>
          <w:trHeight w:val="811"/>
        </w:trPr>
        <w:tc>
          <w:tcPr>
            <w:tcW w:w="5167" w:type="dxa"/>
          </w:tcPr>
          <w:p w14:paraId="714FEA7F" w14:textId="05AAFF6A" w:rsidR="00EF7D8D" w:rsidRPr="00DA4CCA" w:rsidRDefault="00EF7D8D" w:rsidP="00EF7D8D">
            <w:pPr>
              <w:pStyle w:val="Heading2"/>
              <w:rPr>
                <w:rFonts w:asciiTheme="minorHAnsi" w:hAnsiTheme="minorHAnsi" w:cstheme="minorHAnsi"/>
                <w:color w:val="000000" w:themeColor="text1"/>
                <w:sz w:val="24"/>
                <w:szCs w:val="24"/>
              </w:rPr>
            </w:pPr>
            <w:r w:rsidRPr="00DA4CCA">
              <w:rPr>
                <w:rFonts w:asciiTheme="minorHAnsi" w:hAnsiTheme="minorHAnsi" w:cstheme="minorHAnsi"/>
                <w:color w:val="000000" w:themeColor="text1"/>
                <w:sz w:val="24"/>
                <w:szCs w:val="24"/>
              </w:rPr>
              <w:t>Portfolio Tracking</w:t>
            </w:r>
          </w:p>
        </w:tc>
        <w:tc>
          <w:tcPr>
            <w:tcW w:w="5403" w:type="dxa"/>
          </w:tcPr>
          <w:p w14:paraId="21E40BD7" w14:textId="2749DC2F" w:rsidR="00EF7D8D" w:rsidRPr="00DA4CCA" w:rsidRDefault="00EF7D8D" w:rsidP="00EF7D8D">
            <w:pPr>
              <w:pStyle w:val="Heading2"/>
              <w:rPr>
                <w:rFonts w:asciiTheme="minorHAnsi" w:hAnsiTheme="minorHAnsi" w:cstheme="minorHAnsi"/>
                <w:b w:val="0"/>
                <w:bCs w:val="0"/>
                <w:color w:val="000000" w:themeColor="text1"/>
                <w:sz w:val="24"/>
                <w:szCs w:val="24"/>
              </w:rPr>
            </w:pPr>
            <w:r w:rsidRPr="00DA4CCA">
              <w:rPr>
                <w:rFonts w:asciiTheme="minorHAnsi" w:hAnsiTheme="minorHAnsi" w:cstheme="minorHAnsi"/>
                <w:b w:val="0"/>
                <w:bCs w:val="0"/>
                <w:color w:val="000000" w:themeColor="text1"/>
                <w:sz w:val="24"/>
                <w:szCs w:val="24"/>
              </w:rPr>
              <w:t>Monitoring different assets and investments in real-time.</w:t>
            </w:r>
          </w:p>
        </w:tc>
      </w:tr>
      <w:tr w:rsidR="00EF7D8D" w14:paraId="31E6E44F" w14:textId="77777777" w:rsidTr="00DA4CCA">
        <w:trPr>
          <w:trHeight w:val="811"/>
        </w:trPr>
        <w:tc>
          <w:tcPr>
            <w:tcW w:w="5167" w:type="dxa"/>
          </w:tcPr>
          <w:p w14:paraId="54EF0BDE" w14:textId="7BE35F3F" w:rsidR="00EF7D8D" w:rsidRPr="00DA4CCA" w:rsidRDefault="00EF7D8D" w:rsidP="00EF7D8D">
            <w:pPr>
              <w:pStyle w:val="Heading2"/>
              <w:rPr>
                <w:rFonts w:asciiTheme="minorHAnsi" w:hAnsiTheme="minorHAnsi" w:cstheme="minorHAnsi"/>
                <w:color w:val="000000" w:themeColor="text1"/>
                <w:sz w:val="24"/>
                <w:szCs w:val="24"/>
              </w:rPr>
            </w:pPr>
            <w:r w:rsidRPr="00DA4CCA">
              <w:rPr>
                <w:rFonts w:asciiTheme="minorHAnsi" w:hAnsiTheme="minorHAnsi" w:cstheme="minorHAnsi"/>
                <w:color w:val="000000" w:themeColor="text1"/>
                <w:sz w:val="24"/>
                <w:szCs w:val="24"/>
              </w:rPr>
              <w:t>Asset Allocation</w:t>
            </w:r>
          </w:p>
        </w:tc>
        <w:tc>
          <w:tcPr>
            <w:tcW w:w="5403" w:type="dxa"/>
          </w:tcPr>
          <w:p w14:paraId="71A7153E" w14:textId="34DE8B48" w:rsidR="00EF7D8D" w:rsidRPr="00DA4CCA" w:rsidRDefault="00EF7D8D" w:rsidP="00EF7D8D">
            <w:pPr>
              <w:pStyle w:val="Heading2"/>
              <w:rPr>
                <w:rFonts w:asciiTheme="minorHAnsi" w:hAnsiTheme="minorHAnsi" w:cstheme="minorHAnsi"/>
                <w:b w:val="0"/>
                <w:bCs w:val="0"/>
                <w:color w:val="000000" w:themeColor="text1"/>
                <w:sz w:val="24"/>
                <w:szCs w:val="24"/>
              </w:rPr>
            </w:pPr>
            <w:r w:rsidRPr="00DA4CCA">
              <w:rPr>
                <w:rFonts w:asciiTheme="minorHAnsi" w:hAnsiTheme="minorHAnsi" w:cstheme="minorHAnsi"/>
                <w:b w:val="0"/>
                <w:bCs w:val="0"/>
                <w:color w:val="000000" w:themeColor="text1"/>
                <w:sz w:val="24"/>
                <w:szCs w:val="24"/>
              </w:rPr>
              <w:t>The strategy of diversifying investments across different asset classes.</w:t>
            </w:r>
          </w:p>
        </w:tc>
      </w:tr>
      <w:tr w:rsidR="00EF7D8D" w14:paraId="73A42229" w14:textId="77777777" w:rsidTr="00DA4CCA">
        <w:trPr>
          <w:trHeight w:val="811"/>
        </w:trPr>
        <w:tc>
          <w:tcPr>
            <w:tcW w:w="5167" w:type="dxa"/>
          </w:tcPr>
          <w:p w14:paraId="01D17D0D" w14:textId="34B5926C" w:rsidR="00EF7D8D" w:rsidRPr="00DA4CCA" w:rsidRDefault="00EF7D8D" w:rsidP="00EF7D8D">
            <w:pPr>
              <w:pStyle w:val="Heading2"/>
              <w:rPr>
                <w:rFonts w:asciiTheme="minorHAnsi" w:hAnsiTheme="minorHAnsi" w:cstheme="minorHAnsi"/>
                <w:color w:val="000000" w:themeColor="text1"/>
                <w:sz w:val="24"/>
                <w:szCs w:val="24"/>
              </w:rPr>
            </w:pPr>
            <w:r w:rsidRPr="00DA4CCA">
              <w:rPr>
                <w:rFonts w:asciiTheme="minorHAnsi" w:hAnsiTheme="minorHAnsi" w:cstheme="minorHAnsi"/>
                <w:color w:val="000000" w:themeColor="text1"/>
                <w:sz w:val="24"/>
                <w:szCs w:val="24"/>
              </w:rPr>
              <w:t>Net Worth Computation</w:t>
            </w:r>
          </w:p>
        </w:tc>
        <w:tc>
          <w:tcPr>
            <w:tcW w:w="5403" w:type="dxa"/>
          </w:tcPr>
          <w:p w14:paraId="5CB700BC" w14:textId="2F75C3DE" w:rsidR="00EF7D8D" w:rsidRPr="00DA4CCA" w:rsidRDefault="00EF7D8D" w:rsidP="00EF7D8D">
            <w:pPr>
              <w:pStyle w:val="Heading2"/>
              <w:rPr>
                <w:rFonts w:asciiTheme="minorHAnsi" w:hAnsiTheme="minorHAnsi" w:cstheme="minorHAnsi"/>
                <w:b w:val="0"/>
                <w:bCs w:val="0"/>
                <w:color w:val="000000" w:themeColor="text1"/>
                <w:sz w:val="24"/>
                <w:szCs w:val="24"/>
              </w:rPr>
            </w:pPr>
            <w:r w:rsidRPr="00DA4CCA">
              <w:rPr>
                <w:rFonts w:asciiTheme="minorHAnsi" w:hAnsiTheme="minorHAnsi" w:cstheme="minorHAnsi"/>
                <w:b w:val="0"/>
                <w:bCs w:val="0"/>
                <w:color w:val="000000" w:themeColor="text1"/>
                <w:sz w:val="24"/>
                <w:szCs w:val="24"/>
              </w:rPr>
              <w:t>A feature that calculates a user’s total financial worth (assets - liabilities).</w:t>
            </w:r>
          </w:p>
        </w:tc>
      </w:tr>
      <w:tr w:rsidR="00EF7D8D" w14:paraId="7FF6BA7E" w14:textId="77777777" w:rsidTr="00DA4CCA">
        <w:trPr>
          <w:trHeight w:val="1081"/>
        </w:trPr>
        <w:tc>
          <w:tcPr>
            <w:tcW w:w="5167" w:type="dxa"/>
          </w:tcPr>
          <w:p w14:paraId="7ABF6505" w14:textId="69763312" w:rsidR="00EF7D8D" w:rsidRPr="00DA4CCA" w:rsidRDefault="00DA4CCA" w:rsidP="00DA4CCA">
            <w:pPr>
              <w:pStyle w:val="Heading2"/>
              <w:rPr>
                <w:rFonts w:asciiTheme="minorHAnsi" w:hAnsiTheme="minorHAnsi" w:cstheme="minorHAnsi"/>
                <w:color w:val="000000" w:themeColor="text1"/>
                <w:sz w:val="24"/>
                <w:szCs w:val="24"/>
              </w:rPr>
            </w:pPr>
            <w:r w:rsidRPr="00DA4CCA">
              <w:rPr>
                <w:rFonts w:asciiTheme="minorHAnsi" w:hAnsiTheme="minorHAnsi" w:cstheme="minorHAnsi"/>
                <w:color w:val="000000" w:themeColor="text1"/>
                <w:sz w:val="24"/>
                <w:szCs w:val="24"/>
              </w:rPr>
              <w:t>API (Application Programming Interface)</w:t>
            </w:r>
          </w:p>
        </w:tc>
        <w:tc>
          <w:tcPr>
            <w:tcW w:w="5403" w:type="dxa"/>
          </w:tcPr>
          <w:p w14:paraId="1B9360D6" w14:textId="044612AC" w:rsidR="00EF7D8D" w:rsidRPr="00DA4CCA" w:rsidRDefault="00DA4CCA" w:rsidP="00DA4CCA">
            <w:pPr>
              <w:pStyle w:val="Heading2"/>
              <w:rPr>
                <w:rFonts w:asciiTheme="minorHAnsi" w:hAnsiTheme="minorHAnsi" w:cstheme="minorHAnsi"/>
                <w:b w:val="0"/>
                <w:bCs w:val="0"/>
                <w:color w:val="000000" w:themeColor="text1"/>
                <w:sz w:val="24"/>
                <w:szCs w:val="24"/>
              </w:rPr>
            </w:pPr>
            <w:r w:rsidRPr="00DA4CCA">
              <w:rPr>
                <w:rFonts w:asciiTheme="minorHAnsi" w:hAnsiTheme="minorHAnsi" w:cstheme="minorHAnsi"/>
                <w:b w:val="0"/>
                <w:bCs w:val="0"/>
                <w:color w:val="000000" w:themeColor="text1"/>
                <w:sz w:val="24"/>
                <w:szCs w:val="24"/>
              </w:rPr>
              <w:t>A set of protocols for integrating with banking systems, stock exchanges, and payment gateways.</w:t>
            </w:r>
          </w:p>
        </w:tc>
      </w:tr>
      <w:tr w:rsidR="00EF7D8D" w14:paraId="7CE8EF04" w14:textId="77777777" w:rsidTr="00DA4CCA">
        <w:trPr>
          <w:trHeight w:val="811"/>
        </w:trPr>
        <w:tc>
          <w:tcPr>
            <w:tcW w:w="5167" w:type="dxa"/>
          </w:tcPr>
          <w:p w14:paraId="375D824A" w14:textId="3BF0AB8A" w:rsidR="00EF7D8D" w:rsidRPr="00DA4CCA" w:rsidRDefault="00DA4CCA" w:rsidP="00DA4CCA">
            <w:pPr>
              <w:pStyle w:val="Heading2"/>
              <w:rPr>
                <w:rFonts w:asciiTheme="minorHAnsi" w:hAnsiTheme="minorHAnsi" w:cstheme="minorHAnsi"/>
                <w:color w:val="000000" w:themeColor="text1"/>
                <w:sz w:val="24"/>
                <w:szCs w:val="24"/>
              </w:rPr>
            </w:pPr>
            <w:r w:rsidRPr="00DA4CCA">
              <w:rPr>
                <w:rFonts w:asciiTheme="minorHAnsi" w:hAnsiTheme="minorHAnsi" w:cstheme="minorHAnsi"/>
                <w:color w:val="000000" w:themeColor="text1"/>
                <w:sz w:val="24"/>
                <w:szCs w:val="24"/>
              </w:rPr>
              <w:t>Debt Management</w:t>
            </w:r>
          </w:p>
        </w:tc>
        <w:tc>
          <w:tcPr>
            <w:tcW w:w="5403" w:type="dxa"/>
          </w:tcPr>
          <w:p w14:paraId="195C16F2" w14:textId="0E885381" w:rsidR="00EF7D8D" w:rsidRPr="00DA4CCA" w:rsidRDefault="00DA4CCA" w:rsidP="00DA4CCA">
            <w:pPr>
              <w:pStyle w:val="Heading2"/>
              <w:rPr>
                <w:rFonts w:asciiTheme="minorHAnsi" w:hAnsiTheme="minorHAnsi" w:cstheme="minorHAnsi"/>
                <w:b w:val="0"/>
                <w:bCs w:val="0"/>
                <w:color w:val="000000" w:themeColor="text1"/>
                <w:sz w:val="24"/>
                <w:szCs w:val="24"/>
              </w:rPr>
            </w:pPr>
            <w:r w:rsidRPr="00DA4CCA">
              <w:rPr>
                <w:rFonts w:asciiTheme="minorHAnsi" w:hAnsiTheme="minorHAnsi" w:cstheme="minorHAnsi"/>
                <w:b w:val="0"/>
                <w:bCs w:val="0"/>
                <w:color w:val="000000" w:themeColor="text1"/>
                <w:sz w:val="24"/>
                <w:szCs w:val="24"/>
              </w:rPr>
              <w:t>Features that automate debt repayment using a predefined percentage of monthly income.</w:t>
            </w:r>
          </w:p>
        </w:tc>
      </w:tr>
      <w:tr w:rsidR="00EF7D8D" w14:paraId="1F886531" w14:textId="77777777" w:rsidTr="00DA4CCA">
        <w:trPr>
          <w:trHeight w:val="1245"/>
        </w:trPr>
        <w:tc>
          <w:tcPr>
            <w:tcW w:w="5167" w:type="dxa"/>
          </w:tcPr>
          <w:p w14:paraId="0F2679FF" w14:textId="59D7B442" w:rsidR="00EF7D8D" w:rsidRPr="00DA4CCA" w:rsidRDefault="00DA4CCA" w:rsidP="00DA4CCA">
            <w:pPr>
              <w:pStyle w:val="Heading2"/>
              <w:rPr>
                <w:rFonts w:asciiTheme="minorHAnsi" w:hAnsiTheme="minorHAnsi" w:cstheme="minorHAnsi"/>
                <w:color w:val="000000" w:themeColor="text1"/>
                <w:sz w:val="24"/>
                <w:szCs w:val="24"/>
              </w:rPr>
            </w:pPr>
            <w:r w:rsidRPr="00DA4CCA">
              <w:rPr>
                <w:rFonts w:asciiTheme="minorHAnsi" w:hAnsiTheme="minorHAnsi" w:cstheme="minorHAnsi"/>
                <w:color w:val="000000" w:themeColor="text1"/>
                <w:sz w:val="24"/>
                <w:szCs w:val="24"/>
              </w:rPr>
              <w:t>Unbanked &amp; Underbanked</w:t>
            </w:r>
          </w:p>
        </w:tc>
        <w:tc>
          <w:tcPr>
            <w:tcW w:w="5403" w:type="dxa"/>
          </w:tcPr>
          <w:tbl>
            <w:tblPr>
              <w:tblW w:w="4941" w:type="dxa"/>
              <w:tblCellSpacing w:w="15" w:type="dxa"/>
              <w:tblCellMar>
                <w:top w:w="15" w:type="dxa"/>
                <w:left w:w="15" w:type="dxa"/>
                <w:bottom w:w="15" w:type="dxa"/>
                <w:right w:w="15" w:type="dxa"/>
              </w:tblCellMar>
              <w:tblLook w:val="04A0" w:firstRow="1" w:lastRow="0" w:firstColumn="1" w:lastColumn="0" w:noHBand="0" w:noVBand="1"/>
            </w:tblPr>
            <w:tblGrid>
              <w:gridCol w:w="4941"/>
            </w:tblGrid>
            <w:tr w:rsidR="00DA4CCA" w:rsidRPr="00DA4CCA" w14:paraId="063D423A" w14:textId="77777777" w:rsidTr="00DA4CCA">
              <w:trPr>
                <w:trHeight w:hRule="exact" w:val="3"/>
                <w:tblCellSpacing w:w="15" w:type="dxa"/>
              </w:trPr>
              <w:tc>
                <w:tcPr>
                  <w:tcW w:w="0" w:type="auto"/>
                  <w:vAlign w:val="center"/>
                  <w:hideMark/>
                </w:tcPr>
                <w:p w14:paraId="054A1611" w14:textId="77777777" w:rsidR="00DA4CCA" w:rsidRPr="00DA4CCA" w:rsidRDefault="00DA4CCA" w:rsidP="00DA4CCA">
                  <w:pPr>
                    <w:pStyle w:val="Heading2"/>
                    <w:rPr>
                      <w:rFonts w:asciiTheme="minorHAnsi" w:hAnsiTheme="minorHAnsi" w:cstheme="minorHAnsi"/>
                      <w:b w:val="0"/>
                      <w:bCs w:val="0"/>
                      <w:color w:val="000000" w:themeColor="text1"/>
                      <w:sz w:val="24"/>
                      <w:szCs w:val="24"/>
                    </w:rPr>
                  </w:pPr>
                </w:p>
              </w:tc>
            </w:tr>
          </w:tbl>
          <w:tbl>
            <w:tblPr>
              <w:tblpPr w:leftFromText="180" w:rightFromText="180" w:vertAnchor="text" w:horzAnchor="margin" w:tblpY="-62"/>
              <w:tblOverlap w:val="never"/>
              <w:tblW w:w="4941" w:type="dxa"/>
              <w:tblCellSpacing w:w="15" w:type="dxa"/>
              <w:tblCellMar>
                <w:top w:w="15" w:type="dxa"/>
                <w:left w:w="15" w:type="dxa"/>
                <w:bottom w:w="15" w:type="dxa"/>
                <w:right w:w="15" w:type="dxa"/>
              </w:tblCellMar>
              <w:tblLook w:val="04A0" w:firstRow="1" w:lastRow="0" w:firstColumn="1" w:lastColumn="0" w:noHBand="0" w:noVBand="1"/>
            </w:tblPr>
            <w:tblGrid>
              <w:gridCol w:w="4941"/>
            </w:tblGrid>
            <w:tr w:rsidR="00DA4CCA" w:rsidRPr="00DA4CCA" w14:paraId="32D3C45C" w14:textId="77777777" w:rsidTr="00DA4CCA">
              <w:trPr>
                <w:trHeight w:val="628"/>
                <w:tblCellSpacing w:w="15" w:type="dxa"/>
              </w:trPr>
              <w:tc>
                <w:tcPr>
                  <w:tcW w:w="0" w:type="auto"/>
                  <w:vAlign w:val="center"/>
                  <w:hideMark/>
                </w:tcPr>
                <w:p w14:paraId="038F7DA5" w14:textId="77777777" w:rsidR="00DA4CCA" w:rsidRPr="00DA4CCA" w:rsidRDefault="00DA4CCA" w:rsidP="00DA4CCA">
                  <w:pPr>
                    <w:pStyle w:val="Heading2"/>
                    <w:rPr>
                      <w:rFonts w:asciiTheme="minorHAnsi" w:hAnsiTheme="minorHAnsi" w:cstheme="minorHAnsi"/>
                      <w:b w:val="0"/>
                      <w:bCs w:val="0"/>
                      <w:color w:val="000000" w:themeColor="text1"/>
                      <w:sz w:val="24"/>
                      <w:szCs w:val="24"/>
                    </w:rPr>
                  </w:pPr>
                  <w:r w:rsidRPr="00DA4CCA">
                    <w:rPr>
                      <w:rFonts w:asciiTheme="minorHAnsi" w:hAnsiTheme="minorHAnsi" w:cstheme="minorHAnsi"/>
                      <w:b w:val="0"/>
                      <w:bCs w:val="0"/>
                      <w:color w:val="000000" w:themeColor="text1"/>
                      <w:sz w:val="24"/>
                      <w:szCs w:val="24"/>
                    </w:rPr>
                    <w:t>Individuals without full access to traditional banking services, relying on cash or mobile wallets.</w:t>
                  </w:r>
                </w:p>
              </w:tc>
            </w:tr>
          </w:tbl>
          <w:p w14:paraId="77225973" w14:textId="77777777" w:rsidR="00DA4CCA" w:rsidRPr="00DA4CCA" w:rsidRDefault="00DA4CCA" w:rsidP="00DA4CCA">
            <w:pPr>
              <w:pStyle w:val="Heading2"/>
              <w:rPr>
                <w:rFonts w:asciiTheme="minorHAnsi" w:hAnsiTheme="minorHAnsi" w:cstheme="minorHAnsi"/>
                <w:b w:val="0"/>
                <w:bCs w:val="0"/>
                <w:vanish/>
                <w:color w:val="000000" w:themeColor="text1"/>
                <w:sz w:val="24"/>
                <w:szCs w:val="24"/>
              </w:rPr>
            </w:pPr>
          </w:p>
          <w:p w14:paraId="5222E3C2" w14:textId="77777777" w:rsidR="00EF7D8D" w:rsidRPr="00DA4CCA" w:rsidRDefault="00EF7D8D">
            <w:pPr>
              <w:pStyle w:val="Heading2"/>
              <w:rPr>
                <w:rFonts w:asciiTheme="minorHAnsi" w:hAnsiTheme="minorHAnsi" w:cstheme="minorHAnsi"/>
                <w:b w:val="0"/>
                <w:bCs w:val="0"/>
                <w:color w:val="000000" w:themeColor="text1"/>
                <w:sz w:val="24"/>
                <w:szCs w:val="24"/>
              </w:rPr>
            </w:pPr>
          </w:p>
        </w:tc>
      </w:tr>
      <w:tr w:rsidR="00EF7D8D" w14:paraId="7BA5493F" w14:textId="77777777" w:rsidTr="00DA4CCA">
        <w:trPr>
          <w:trHeight w:val="1049"/>
        </w:trPr>
        <w:tc>
          <w:tcPr>
            <w:tcW w:w="5167" w:type="dxa"/>
          </w:tcPr>
          <w:p w14:paraId="4E9EC8DD" w14:textId="0233E049" w:rsidR="00EF7D8D" w:rsidRPr="00DA4CCA" w:rsidRDefault="00DA4CCA" w:rsidP="00DA4CCA">
            <w:pPr>
              <w:pStyle w:val="Heading2"/>
              <w:rPr>
                <w:rFonts w:asciiTheme="minorHAnsi" w:hAnsiTheme="minorHAnsi" w:cstheme="minorHAnsi"/>
                <w:color w:val="000000" w:themeColor="text1"/>
                <w:sz w:val="24"/>
                <w:szCs w:val="24"/>
              </w:rPr>
            </w:pPr>
            <w:r w:rsidRPr="00DA4CCA">
              <w:rPr>
                <w:rFonts w:asciiTheme="minorHAnsi" w:hAnsiTheme="minorHAnsi" w:cstheme="minorHAnsi"/>
                <w:color w:val="000000" w:themeColor="text1"/>
                <w:sz w:val="24"/>
                <w:szCs w:val="24"/>
              </w:rPr>
              <w:t>Cloud-Based Deployment</w:t>
            </w:r>
          </w:p>
        </w:tc>
        <w:tc>
          <w:tcPr>
            <w:tcW w:w="5403" w:type="dxa"/>
          </w:tcPr>
          <w:p w14:paraId="3C8CABBD" w14:textId="45D11187" w:rsidR="00EF7D8D" w:rsidRPr="00DA4CCA" w:rsidRDefault="00DA4CCA" w:rsidP="00DA4CCA">
            <w:pPr>
              <w:pStyle w:val="Heading2"/>
              <w:rPr>
                <w:b w:val="0"/>
                <w:bCs w:val="0"/>
                <w:color w:val="000000" w:themeColor="text1"/>
                <w:sz w:val="24"/>
                <w:szCs w:val="24"/>
              </w:rPr>
            </w:pPr>
            <w:r w:rsidRPr="00DA4CCA">
              <w:rPr>
                <w:b w:val="0"/>
                <w:bCs w:val="0"/>
                <w:color w:val="000000" w:themeColor="text1"/>
                <w:sz w:val="24"/>
                <w:szCs w:val="24"/>
              </w:rPr>
              <w:t>Hosting the application on cloud services such as AWS, Google Cloud, or Azure for scalability.</w:t>
            </w:r>
          </w:p>
        </w:tc>
      </w:tr>
    </w:tbl>
    <w:p w14:paraId="44EE745B" w14:textId="2D1F2C86" w:rsidR="00C60364" w:rsidRDefault="00C60364">
      <w:pPr>
        <w:pStyle w:val="Heading2"/>
      </w:pPr>
    </w:p>
    <w:p w14:paraId="0D7C7ED5" w14:textId="13D626AC" w:rsidR="00C60364" w:rsidRPr="0004614A" w:rsidRDefault="0005127E" w:rsidP="0004614A">
      <w:pPr>
        <w:pStyle w:val="Heading2"/>
      </w:pPr>
      <w:bookmarkStart w:id="6" w:name="_Toc128921821"/>
      <w:r>
        <w:t>Functional Requirements</w:t>
      </w:r>
      <w:bookmarkEnd w:id="6"/>
    </w:p>
    <w:tbl>
      <w:tblPr>
        <w:tblStyle w:val="TableGrid"/>
        <w:tblW w:w="10570" w:type="dxa"/>
        <w:tblBorders>
          <w:insideH w:val="single" w:sz="6" w:space="0" w:color="000000" w:themeColor="text1"/>
          <w:insideV w:val="single" w:sz="6" w:space="0" w:color="000000" w:themeColor="text1"/>
        </w:tblBorders>
        <w:tblLook w:val="04A0" w:firstRow="1" w:lastRow="0" w:firstColumn="1" w:lastColumn="0" w:noHBand="0" w:noVBand="1"/>
      </w:tblPr>
      <w:tblGrid>
        <w:gridCol w:w="5167"/>
        <w:gridCol w:w="5403"/>
      </w:tblGrid>
      <w:tr w:rsidR="000115B1" w14:paraId="2DEC0D30" w14:textId="77777777">
        <w:trPr>
          <w:trHeight w:val="573"/>
        </w:trPr>
        <w:tc>
          <w:tcPr>
            <w:tcW w:w="5167" w:type="dxa"/>
            <w:shd w:val="clear" w:color="auto" w:fill="B8CCE4" w:themeFill="accent1" w:themeFillTint="66"/>
          </w:tcPr>
          <w:p w14:paraId="54E8E596" w14:textId="267E0A78" w:rsidR="000115B1" w:rsidRPr="00EF7D8D" w:rsidRDefault="000115B1">
            <w:pPr>
              <w:pStyle w:val="Heading2"/>
              <w:rPr>
                <w:color w:val="000000" w:themeColor="text1"/>
              </w:rPr>
            </w:pPr>
            <w:r>
              <w:rPr>
                <w:color w:val="000000" w:themeColor="text1"/>
              </w:rPr>
              <w:t>Requirement ID</w:t>
            </w:r>
          </w:p>
        </w:tc>
        <w:tc>
          <w:tcPr>
            <w:tcW w:w="5403" w:type="dxa"/>
            <w:shd w:val="clear" w:color="auto" w:fill="B8CCE4" w:themeFill="accent1" w:themeFillTint="66"/>
          </w:tcPr>
          <w:p w14:paraId="05BC8FFA" w14:textId="048A1FA7" w:rsidR="000115B1" w:rsidRPr="00EF7D8D" w:rsidRDefault="000115B1">
            <w:pPr>
              <w:pStyle w:val="Heading2"/>
              <w:rPr>
                <w:color w:val="000000" w:themeColor="text1"/>
              </w:rPr>
            </w:pPr>
            <w:r>
              <w:rPr>
                <w:color w:val="000000" w:themeColor="text1"/>
              </w:rPr>
              <w:t>Requirem</w:t>
            </w:r>
            <w:r w:rsidR="0085518D">
              <w:rPr>
                <w:color w:val="000000" w:themeColor="text1"/>
              </w:rPr>
              <w:t>ent Statement</w:t>
            </w:r>
          </w:p>
        </w:tc>
      </w:tr>
      <w:tr w:rsidR="000115B1" w14:paraId="2339D27E" w14:textId="77777777">
        <w:trPr>
          <w:trHeight w:val="816"/>
        </w:trPr>
        <w:tc>
          <w:tcPr>
            <w:tcW w:w="5167" w:type="dxa"/>
          </w:tcPr>
          <w:p w14:paraId="53C2BA16" w14:textId="55C6FE4C" w:rsidR="000115B1" w:rsidRPr="007A4CC8" w:rsidRDefault="0085518D">
            <w:pPr>
              <w:pStyle w:val="Heading2"/>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FR01</w:t>
            </w:r>
          </w:p>
        </w:tc>
        <w:tc>
          <w:tcPr>
            <w:tcW w:w="5403" w:type="dxa"/>
          </w:tcPr>
          <w:p w14:paraId="7069BB0D" w14:textId="1A2908AD" w:rsidR="000115B1" w:rsidRPr="00DA4CCA" w:rsidRDefault="00A4293A">
            <w:pPr>
              <w:pStyle w:val="Heading2"/>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 xml:space="preserve">The First screen appears to the user </w:t>
            </w:r>
            <w:r w:rsidRPr="008D5CD6">
              <w:rPr>
                <w:rFonts w:asciiTheme="minorHAnsi" w:hAnsiTheme="minorHAnsi" w:cstheme="minorHAnsi"/>
                <w:b w:val="0"/>
                <w:bCs w:val="0"/>
                <w:color w:val="000000" w:themeColor="text1"/>
                <w:sz w:val="22"/>
                <w:szCs w:val="22"/>
              </w:rPr>
              <w:t xml:space="preserve">is the </w:t>
            </w:r>
            <w:r w:rsidR="00996367" w:rsidRPr="008D5CD6">
              <w:rPr>
                <w:rFonts w:asciiTheme="minorHAnsi" w:hAnsiTheme="minorHAnsi" w:cstheme="minorHAnsi"/>
                <w:b w:val="0"/>
                <w:bCs w:val="0"/>
                <w:color w:val="000000" w:themeColor="text1"/>
                <w:sz w:val="22"/>
                <w:szCs w:val="22"/>
              </w:rPr>
              <w:t>login/</w:t>
            </w:r>
            <w:r w:rsidRPr="008D5CD6">
              <w:rPr>
                <w:rFonts w:asciiTheme="minorHAnsi" w:hAnsiTheme="minorHAnsi" w:cstheme="minorHAnsi"/>
                <w:b w:val="0"/>
                <w:bCs w:val="0"/>
                <w:color w:val="000000" w:themeColor="text1"/>
                <w:sz w:val="22"/>
                <w:szCs w:val="22"/>
              </w:rPr>
              <w:t>sign</w:t>
            </w:r>
            <w:r>
              <w:rPr>
                <w:rFonts w:asciiTheme="minorHAnsi" w:hAnsiTheme="minorHAnsi" w:cstheme="minorHAnsi"/>
                <w:b w:val="0"/>
                <w:bCs w:val="0"/>
                <w:color w:val="000000" w:themeColor="text1"/>
                <w:sz w:val="24"/>
                <w:szCs w:val="24"/>
              </w:rPr>
              <w:t>-up</w:t>
            </w:r>
            <w:r w:rsidR="00B572CD">
              <w:rPr>
                <w:rFonts w:asciiTheme="minorHAnsi" w:hAnsiTheme="minorHAnsi" w:cstheme="minorHAnsi"/>
                <w:b w:val="0"/>
                <w:bCs w:val="0"/>
                <w:color w:val="000000" w:themeColor="text1"/>
                <w:sz w:val="24"/>
                <w:szCs w:val="24"/>
              </w:rPr>
              <w:t xml:space="preserve"> </w:t>
            </w:r>
            <w:r w:rsidR="00996367">
              <w:rPr>
                <w:rFonts w:asciiTheme="minorHAnsi" w:hAnsiTheme="minorHAnsi" w:cstheme="minorHAnsi"/>
                <w:b w:val="0"/>
                <w:bCs w:val="0"/>
                <w:color w:val="000000" w:themeColor="text1"/>
                <w:sz w:val="24"/>
                <w:szCs w:val="24"/>
              </w:rPr>
              <w:t>screen</w:t>
            </w:r>
          </w:p>
        </w:tc>
      </w:tr>
      <w:tr w:rsidR="000115B1" w14:paraId="5804AD59" w14:textId="77777777">
        <w:trPr>
          <w:trHeight w:val="811"/>
        </w:trPr>
        <w:tc>
          <w:tcPr>
            <w:tcW w:w="5167" w:type="dxa"/>
          </w:tcPr>
          <w:p w14:paraId="7C4CED7B" w14:textId="6E506639" w:rsidR="000115B1" w:rsidRPr="00DA4CCA" w:rsidRDefault="0085518D">
            <w:pPr>
              <w:pStyle w:val="Heading2"/>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FR02</w:t>
            </w:r>
          </w:p>
        </w:tc>
        <w:tc>
          <w:tcPr>
            <w:tcW w:w="5403" w:type="dxa"/>
          </w:tcPr>
          <w:p w14:paraId="2E3F935A" w14:textId="24F8C273" w:rsidR="000115B1" w:rsidRPr="00DA4CCA" w:rsidRDefault="00996367">
            <w:pPr>
              <w:pStyle w:val="Heading2"/>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 xml:space="preserve">The </w:t>
            </w:r>
            <w:r w:rsidR="00885E30">
              <w:rPr>
                <w:rFonts w:asciiTheme="minorHAnsi" w:hAnsiTheme="minorHAnsi" w:cstheme="minorHAnsi"/>
                <w:b w:val="0"/>
                <w:bCs w:val="0"/>
                <w:color w:val="000000" w:themeColor="text1"/>
                <w:sz w:val="24"/>
                <w:szCs w:val="24"/>
              </w:rPr>
              <w:t>application</w:t>
            </w:r>
            <w:r>
              <w:rPr>
                <w:rFonts w:asciiTheme="minorHAnsi" w:hAnsiTheme="minorHAnsi" w:cstheme="minorHAnsi"/>
                <w:b w:val="0"/>
                <w:bCs w:val="0"/>
                <w:color w:val="000000" w:themeColor="text1"/>
                <w:sz w:val="24"/>
                <w:szCs w:val="24"/>
              </w:rPr>
              <w:t xml:space="preserve"> </w:t>
            </w:r>
            <w:r w:rsidR="00885E30">
              <w:rPr>
                <w:rFonts w:asciiTheme="minorHAnsi" w:hAnsiTheme="minorHAnsi" w:cstheme="minorHAnsi"/>
                <w:b w:val="0"/>
                <w:bCs w:val="0"/>
                <w:color w:val="000000" w:themeColor="text1"/>
                <w:sz w:val="24"/>
                <w:szCs w:val="24"/>
              </w:rPr>
              <w:t xml:space="preserve">will redirect to the screen </w:t>
            </w:r>
            <w:proofErr w:type="gramStart"/>
            <w:r w:rsidR="00885E30">
              <w:rPr>
                <w:rFonts w:asciiTheme="minorHAnsi" w:hAnsiTheme="minorHAnsi" w:cstheme="minorHAnsi"/>
                <w:b w:val="0"/>
                <w:bCs w:val="0"/>
                <w:color w:val="000000" w:themeColor="text1"/>
                <w:sz w:val="24"/>
                <w:szCs w:val="24"/>
              </w:rPr>
              <w:t>showing to</w:t>
            </w:r>
            <w:proofErr w:type="gramEnd"/>
            <w:r w:rsidR="00885E30">
              <w:rPr>
                <w:rFonts w:asciiTheme="minorHAnsi" w:hAnsiTheme="minorHAnsi" w:cstheme="minorHAnsi"/>
                <w:b w:val="0"/>
                <w:bCs w:val="0"/>
                <w:color w:val="000000" w:themeColor="text1"/>
                <w:sz w:val="24"/>
                <w:szCs w:val="24"/>
              </w:rPr>
              <w:t xml:space="preserve"> </w:t>
            </w:r>
            <w:r w:rsidR="0087066D">
              <w:rPr>
                <w:rFonts w:asciiTheme="minorHAnsi" w:hAnsiTheme="minorHAnsi" w:cstheme="minorHAnsi"/>
                <w:b w:val="0"/>
                <w:bCs w:val="0"/>
                <w:color w:val="000000" w:themeColor="text1"/>
                <w:sz w:val="24"/>
                <w:szCs w:val="24"/>
              </w:rPr>
              <w:t xml:space="preserve">two </w:t>
            </w:r>
            <w:r w:rsidR="00885E30">
              <w:rPr>
                <w:rFonts w:asciiTheme="minorHAnsi" w:hAnsiTheme="minorHAnsi" w:cstheme="minorHAnsi"/>
                <w:b w:val="0"/>
                <w:bCs w:val="0"/>
                <w:color w:val="000000" w:themeColor="text1"/>
                <w:sz w:val="24"/>
                <w:szCs w:val="24"/>
              </w:rPr>
              <w:t>input</w:t>
            </w:r>
            <w:r w:rsidR="0087066D">
              <w:rPr>
                <w:rFonts w:asciiTheme="minorHAnsi" w:hAnsiTheme="minorHAnsi" w:cstheme="minorHAnsi"/>
                <w:b w:val="0"/>
                <w:bCs w:val="0"/>
                <w:color w:val="000000" w:themeColor="text1"/>
                <w:sz w:val="24"/>
                <w:szCs w:val="24"/>
              </w:rPr>
              <w:t xml:space="preserve"> boxes for the username and </w:t>
            </w:r>
            <w:r w:rsidR="00FB4623">
              <w:rPr>
                <w:rFonts w:asciiTheme="minorHAnsi" w:hAnsiTheme="minorHAnsi" w:cstheme="minorHAnsi"/>
                <w:b w:val="0"/>
                <w:bCs w:val="0"/>
                <w:color w:val="000000" w:themeColor="text1"/>
                <w:sz w:val="24"/>
                <w:szCs w:val="24"/>
              </w:rPr>
              <w:t xml:space="preserve">password in case the user chooses </w:t>
            </w:r>
            <w:r w:rsidR="0096643A">
              <w:rPr>
                <w:rFonts w:asciiTheme="minorHAnsi" w:hAnsiTheme="minorHAnsi" w:cstheme="minorHAnsi"/>
                <w:b w:val="0"/>
                <w:bCs w:val="0"/>
                <w:color w:val="000000" w:themeColor="text1"/>
                <w:sz w:val="24"/>
                <w:szCs w:val="24"/>
              </w:rPr>
              <w:t>to</w:t>
            </w:r>
            <w:r w:rsidR="00FB4623">
              <w:rPr>
                <w:rFonts w:asciiTheme="minorHAnsi" w:hAnsiTheme="minorHAnsi" w:cstheme="minorHAnsi"/>
                <w:b w:val="0"/>
                <w:bCs w:val="0"/>
                <w:color w:val="000000" w:themeColor="text1"/>
                <w:sz w:val="24"/>
                <w:szCs w:val="24"/>
              </w:rPr>
              <w:t xml:space="preserve"> log</w:t>
            </w:r>
            <w:r w:rsidR="0096643A">
              <w:rPr>
                <w:rFonts w:asciiTheme="minorHAnsi" w:hAnsiTheme="minorHAnsi" w:cstheme="minorHAnsi"/>
                <w:b w:val="0"/>
                <w:bCs w:val="0"/>
                <w:color w:val="000000" w:themeColor="text1"/>
                <w:sz w:val="24"/>
                <w:szCs w:val="24"/>
              </w:rPr>
              <w:t xml:space="preserve"> </w:t>
            </w:r>
            <w:proofErr w:type="gramStart"/>
            <w:r w:rsidR="00FB4623">
              <w:rPr>
                <w:rFonts w:asciiTheme="minorHAnsi" w:hAnsiTheme="minorHAnsi" w:cstheme="minorHAnsi"/>
                <w:b w:val="0"/>
                <w:bCs w:val="0"/>
                <w:color w:val="000000" w:themeColor="text1"/>
                <w:sz w:val="24"/>
                <w:szCs w:val="24"/>
              </w:rPr>
              <w:t xml:space="preserve">in </w:t>
            </w:r>
            <w:r w:rsidR="00D74E87">
              <w:rPr>
                <w:rFonts w:asciiTheme="minorHAnsi" w:hAnsiTheme="minorHAnsi" w:cstheme="minorHAnsi"/>
                <w:b w:val="0"/>
                <w:bCs w:val="0"/>
                <w:color w:val="000000" w:themeColor="text1"/>
                <w:sz w:val="24"/>
                <w:szCs w:val="24"/>
              </w:rPr>
              <w:t>.</w:t>
            </w:r>
            <w:proofErr w:type="gramEnd"/>
            <w:r w:rsidR="00885E30">
              <w:rPr>
                <w:rFonts w:asciiTheme="minorHAnsi" w:hAnsiTheme="minorHAnsi" w:cstheme="minorHAnsi"/>
                <w:b w:val="0"/>
                <w:bCs w:val="0"/>
                <w:color w:val="000000" w:themeColor="text1"/>
                <w:sz w:val="24"/>
                <w:szCs w:val="24"/>
              </w:rPr>
              <w:t xml:space="preserve"> </w:t>
            </w:r>
          </w:p>
        </w:tc>
      </w:tr>
      <w:tr w:rsidR="000115B1" w14:paraId="1DDF4B7B" w14:textId="77777777">
        <w:trPr>
          <w:trHeight w:val="811"/>
        </w:trPr>
        <w:tc>
          <w:tcPr>
            <w:tcW w:w="5167" w:type="dxa"/>
          </w:tcPr>
          <w:p w14:paraId="467B1E60" w14:textId="50D11DA3" w:rsidR="000115B1" w:rsidRPr="00DA4CCA" w:rsidRDefault="0085518D">
            <w:pPr>
              <w:pStyle w:val="Heading2"/>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FR03</w:t>
            </w:r>
          </w:p>
        </w:tc>
        <w:tc>
          <w:tcPr>
            <w:tcW w:w="5403" w:type="dxa"/>
          </w:tcPr>
          <w:p w14:paraId="7C492A0E" w14:textId="616449DC" w:rsidR="000115B1" w:rsidRPr="00DA4CCA" w:rsidRDefault="00C14DAF">
            <w:pPr>
              <w:pStyle w:val="Heading2"/>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The application checks the</w:t>
            </w:r>
            <w:r w:rsidR="006F2615">
              <w:rPr>
                <w:rFonts w:asciiTheme="minorHAnsi" w:hAnsiTheme="minorHAnsi" w:cstheme="minorHAnsi"/>
                <w:b w:val="0"/>
                <w:bCs w:val="0"/>
                <w:color w:val="000000" w:themeColor="text1"/>
                <w:sz w:val="24"/>
                <w:szCs w:val="24"/>
              </w:rPr>
              <w:t xml:space="preserve"> </w:t>
            </w:r>
            <w:r w:rsidR="006D0450">
              <w:rPr>
                <w:rFonts w:asciiTheme="minorHAnsi" w:hAnsiTheme="minorHAnsi" w:cstheme="minorHAnsi"/>
                <w:b w:val="0"/>
                <w:bCs w:val="0"/>
                <w:color w:val="000000" w:themeColor="text1"/>
                <w:sz w:val="24"/>
                <w:szCs w:val="24"/>
              </w:rPr>
              <w:t xml:space="preserve">registered credentials </w:t>
            </w:r>
            <w:r w:rsidR="006D31AC">
              <w:rPr>
                <w:rFonts w:asciiTheme="minorHAnsi" w:hAnsiTheme="minorHAnsi" w:cstheme="minorHAnsi"/>
                <w:b w:val="0"/>
                <w:bCs w:val="0"/>
                <w:color w:val="000000" w:themeColor="text1"/>
                <w:sz w:val="24"/>
                <w:szCs w:val="24"/>
              </w:rPr>
              <w:t xml:space="preserve">for security and </w:t>
            </w:r>
            <w:r w:rsidR="006D0450">
              <w:rPr>
                <w:rFonts w:asciiTheme="minorHAnsi" w:hAnsiTheme="minorHAnsi" w:cstheme="minorHAnsi"/>
                <w:b w:val="0"/>
                <w:bCs w:val="0"/>
                <w:color w:val="000000" w:themeColor="text1"/>
                <w:sz w:val="24"/>
                <w:szCs w:val="24"/>
              </w:rPr>
              <w:t xml:space="preserve">to enable the user </w:t>
            </w:r>
            <w:r w:rsidR="006D31AC">
              <w:rPr>
                <w:rFonts w:asciiTheme="minorHAnsi" w:hAnsiTheme="minorHAnsi" w:cstheme="minorHAnsi"/>
                <w:b w:val="0"/>
                <w:bCs w:val="0"/>
                <w:color w:val="000000" w:themeColor="text1"/>
                <w:sz w:val="24"/>
                <w:szCs w:val="24"/>
              </w:rPr>
              <w:t>to log in</w:t>
            </w:r>
            <w:r w:rsidR="00875B35">
              <w:rPr>
                <w:rFonts w:asciiTheme="minorHAnsi" w:hAnsiTheme="minorHAnsi" w:cstheme="minorHAnsi"/>
                <w:b w:val="0"/>
                <w:bCs w:val="0"/>
                <w:color w:val="000000" w:themeColor="text1"/>
                <w:sz w:val="24"/>
                <w:szCs w:val="24"/>
              </w:rPr>
              <w:t>. Also</w:t>
            </w:r>
            <w:r w:rsidR="00613BE6">
              <w:rPr>
                <w:rFonts w:asciiTheme="minorHAnsi" w:hAnsiTheme="minorHAnsi" w:cstheme="minorHAnsi"/>
                <w:b w:val="0"/>
                <w:bCs w:val="0"/>
                <w:color w:val="000000" w:themeColor="text1"/>
                <w:sz w:val="24"/>
                <w:szCs w:val="24"/>
              </w:rPr>
              <w:t>,</w:t>
            </w:r>
            <w:r w:rsidR="00875B35">
              <w:rPr>
                <w:rFonts w:asciiTheme="minorHAnsi" w:hAnsiTheme="minorHAnsi" w:cstheme="minorHAnsi"/>
                <w:b w:val="0"/>
                <w:bCs w:val="0"/>
                <w:color w:val="000000" w:themeColor="text1"/>
                <w:sz w:val="24"/>
                <w:szCs w:val="24"/>
              </w:rPr>
              <w:t xml:space="preserve"> he could reset his/her password through </w:t>
            </w:r>
            <w:r w:rsidR="00257DC0">
              <w:rPr>
                <w:rFonts w:asciiTheme="minorHAnsi" w:hAnsiTheme="minorHAnsi" w:cstheme="minorHAnsi"/>
                <w:b w:val="0"/>
                <w:bCs w:val="0"/>
                <w:color w:val="000000" w:themeColor="text1"/>
                <w:sz w:val="24"/>
                <w:szCs w:val="24"/>
              </w:rPr>
              <w:t>sending link to his/her</w:t>
            </w:r>
            <w:r w:rsidR="00875B35">
              <w:rPr>
                <w:rFonts w:asciiTheme="minorHAnsi" w:hAnsiTheme="minorHAnsi" w:cstheme="minorHAnsi"/>
                <w:b w:val="0"/>
                <w:bCs w:val="0"/>
                <w:color w:val="000000" w:themeColor="text1"/>
                <w:sz w:val="24"/>
                <w:szCs w:val="24"/>
              </w:rPr>
              <w:t xml:space="preserve"> email</w:t>
            </w:r>
          </w:p>
        </w:tc>
      </w:tr>
      <w:tr w:rsidR="000115B1" w14:paraId="68F3B942" w14:textId="77777777">
        <w:trPr>
          <w:trHeight w:val="811"/>
        </w:trPr>
        <w:tc>
          <w:tcPr>
            <w:tcW w:w="5167" w:type="dxa"/>
          </w:tcPr>
          <w:p w14:paraId="1A5F72D8" w14:textId="24618AC9" w:rsidR="000115B1" w:rsidRPr="00DA4CCA" w:rsidRDefault="0085518D">
            <w:pPr>
              <w:pStyle w:val="Heading2"/>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FR04</w:t>
            </w:r>
          </w:p>
        </w:tc>
        <w:tc>
          <w:tcPr>
            <w:tcW w:w="5403" w:type="dxa"/>
          </w:tcPr>
          <w:p w14:paraId="5AC5950B" w14:textId="77EE62B2" w:rsidR="00A5350A" w:rsidRPr="00A5350A" w:rsidRDefault="00C37318" w:rsidP="000F293C">
            <w:pPr>
              <w:pStyle w:val="Heading2"/>
            </w:pPr>
            <w:r>
              <w:rPr>
                <w:rFonts w:asciiTheme="minorHAnsi" w:hAnsiTheme="minorHAnsi" w:cstheme="minorHAnsi"/>
                <w:b w:val="0"/>
                <w:bCs w:val="0"/>
                <w:color w:val="000000" w:themeColor="text1"/>
                <w:sz w:val="24"/>
                <w:szCs w:val="24"/>
              </w:rPr>
              <w:t xml:space="preserve">The application will show the signup screen if the user chooses to sign up showing some required fields to </w:t>
            </w:r>
            <w:r w:rsidR="00613BE6">
              <w:rPr>
                <w:rFonts w:asciiTheme="minorHAnsi" w:hAnsiTheme="minorHAnsi" w:cstheme="minorHAnsi"/>
                <w:b w:val="0"/>
                <w:bCs w:val="0"/>
                <w:color w:val="000000" w:themeColor="text1"/>
                <w:sz w:val="24"/>
                <w:szCs w:val="24"/>
              </w:rPr>
              <w:t>fill in such</w:t>
            </w:r>
            <w:r>
              <w:rPr>
                <w:rFonts w:asciiTheme="minorHAnsi" w:hAnsiTheme="minorHAnsi" w:cstheme="minorHAnsi"/>
                <w:b w:val="0"/>
                <w:bCs w:val="0"/>
                <w:color w:val="000000" w:themeColor="text1"/>
                <w:sz w:val="24"/>
                <w:szCs w:val="24"/>
              </w:rPr>
              <w:t xml:space="preserve"> as name, username, password, email, phone number</w:t>
            </w:r>
            <w:r w:rsidR="000F293C">
              <w:rPr>
                <w:rFonts w:asciiTheme="minorHAnsi" w:hAnsiTheme="minorHAnsi" w:cstheme="minorHAnsi"/>
                <w:b w:val="0"/>
                <w:bCs w:val="0"/>
                <w:color w:val="000000" w:themeColor="text1"/>
                <w:sz w:val="24"/>
                <w:szCs w:val="24"/>
              </w:rPr>
              <w:t>,</w:t>
            </w:r>
            <w:r w:rsidR="000F293C" w:rsidRPr="000F293C">
              <w:rPr>
                <w:rFonts w:asciiTheme="minorHAnsi" w:eastAsiaTheme="minorHAnsi" w:hAnsiTheme="minorHAnsi" w:cstheme="minorHAnsi"/>
                <w:color w:val="000000" w:themeColor="text1"/>
                <w:sz w:val="24"/>
                <w:szCs w:val="24"/>
              </w:rPr>
              <w:t xml:space="preserve"> </w:t>
            </w:r>
            <w:r w:rsidR="000F293C" w:rsidRPr="000F293C">
              <w:rPr>
                <w:rFonts w:asciiTheme="minorHAnsi" w:hAnsiTheme="minorHAnsi" w:cstheme="minorHAnsi"/>
                <w:b w:val="0"/>
                <w:bCs w:val="0"/>
                <w:color w:val="000000" w:themeColor="text1"/>
                <w:sz w:val="24"/>
                <w:szCs w:val="24"/>
              </w:rPr>
              <w:t>country, cit</w:t>
            </w:r>
            <w:r w:rsidR="00613BE6">
              <w:rPr>
                <w:rFonts w:asciiTheme="minorHAnsi" w:hAnsiTheme="minorHAnsi" w:cstheme="minorHAnsi"/>
                <w:b w:val="0"/>
                <w:bCs w:val="0"/>
                <w:color w:val="000000" w:themeColor="text1"/>
                <w:sz w:val="24"/>
                <w:szCs w:val="24"/>
              </w:rPr>
              <w:t>y</w:t>
            </w:r>
            <w:r w:rsidR="000F293C">
              <w:rPr>
                <w:rFonts w:asciiTheme="minorHAnsi" w:hAnsiTheme="minorHAnsi" w:cstheme="minorHAnsi"/>
                <w:b w:val="0"/>
                <w:bCs w:val="0"/>
                <w:color w:val="000000" w:themeColor="text1"/>
                <w:sz w:val="24"/>
                <w:szCs w:val="24"/>
              </w:rPr>
              <w:t>,</w:t>
            </w:r>
            <w:r w:rsidR="00613BE6">
              <w:rPr>
                <w:rFonts w:asciiTheme="minorHAnsi" w:hAnsiTheme="minorHAnsi" w:cstheme="minorHAnsi"/>
                <w:b w:val="0"/>
                <w:bCs w:val="0"/>
                <w:color w:val="000000" w:themeColor="text1"/>
                <w:sz w:val="24"/>
                <w:szCs w:val="24"/>
              </w:rPr>
              <w:t xml:space="preserve"> </w:t>
            </w:r>
            <w:r>
              <w:rPr>
                <w:rFonts w:asciiTheme="minorHAnsi" w:hAnsiTheme="minorHAnsi" w:cstheme="minorHAnsi"/>
                <w:b w:val="0"/>
                <w:bCs w:val="0"/>
                <w:color w:val="000000" w:themeColor="text1"/>
                <w:sz w:val="24"/>
                <w:szCs w:val="24"/>
              </w:rPr>
              <w:t>National ID</w:t>
            </w:r>
            <w:r w:rsidR="00FA54C2">
              <w:rPr>
                <w:rFonts w:asciiTheme="minorHAnsi" w:hAnsiTheme="minorHAnsi" w:cstheme="minorHAnsi"/>
                <w:b w:val="0"/>
                <w:bCs w:val="0"/>
                <w:color w:val="000000" w:themeColor="text1"/>
                <w:sz w:val="24"/>
                <w:szCs w:val="24"/>
              </w:rPr>
              <w:t>,</w:t>
            </w:r>
            <w:r w:rsidR="00923B70">
              <w:rPr>
                <w:rFonts w:asciiTheme="minorHAnsi" w:hAnsiTheme="minorHAnsi" w:cstheme="minorHAnsi"/>
                <w:b w:val="0"/>
                <w:bCs w:val="0"/>
                <w:color w:val="000000" w:themeColor="text1"/>
                <w:sz w:val="24"/>
                <w:szCs w:val="24"/>
              </w:rPr>
              <w:t xml:space="preserve"> </w:t>
            </w:r>
            <w:r w:rsidR="00D65125">
              <w:rPr>
                <w:rFonts w:asciiTheme="minorHAnsi" w:hAnsiTheme="minorHAnsi" w:cstheme="minorHAnsi"/>
                <w:b w:val="0"/>
                <w:bCs w:val="0"/>
                <w:color w:val="000000" w:themeColor="text1"/>
                <w:sz w:val="24"/>
                <w:szCs w:val="24"/>
              </w:rPr>
              <w:t xml:space="preserve">Bank account number and </w:t>
            </w:r>
            <w:r>
              <w:rPr>
                <w:rFonts w:asciiTheme="minorHAnsi" w:hAnsiTheme="minorHAnsi" w:cstheme="minorHAnsi"/>
                <w:b w:val="0"/>
                <w:bCs w:val="0"/>
                <w:color w:val="000000" w:themeColor="text1"/>
                <w:sz w:val="24"/>
                <w:szCs w:val="24"/>
              </w:rPr>
              <w:t>Different investments</w:t>
            </w:r>
            <w:r w:rsidR="00F64E3A">
              <w:rPr>
                <w:rFonts w:asciiTheme="minorHAnsi" w:hAnsiTheme="minorHAnsi" w:cstheme="minorHAnsi"/>
                <w:b w:val="0"/>
                <w:bCs w:val="0"/>
                <w:color w:val="000000" w:themeColor="text1"/>
                <w:sz w:val="24"/>
                <w:szCs w:val="24"/>
              </w:rPr>
              <w:t>.</w:t>
            </w:r>
          </w:p>
        </w:tc>
      </w:tr>
      <w:tr w:rsidR="000115B1" w14:paraId="0426B1E3" w14:textId="77777777">
        <w:trPr>
          <w:trHeight w:val="1081"/>
        </w:trPr>
        <w:tc>
          <w:tcPr>
            <w:tcW w:w="5167" w:type="dxa"/>
          </w:tcPr>
          <w:p w14:paraId="69171940" w14:textId="02ED2667" w:rsidR="000115B1" w:rsidRPr="00DA4CCA" w:rsidRDefault="0085518D">
            <w:pPr>
              <w:pStyle w:val="Heading2"/>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FR05</w:t>
            </w:r>
          </w:p>
        </w:tc>
        <w:tc>
          <w:tcPr>
            <w:tcW w:w="5403" w:type="dxa"/>
          </w:tcPr>
          <w:p w14:paraId="1DA4C482" w14:textId="21A78FC7" w:rsidR="00E97575" w:rsidRDefault="00C37318" w:rsidP="00E97575">
            <w:pPr>
              <w:pStyle w:val="Heading2"/>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 xml:space="preserve">The application will </w:t>
            </w:r>
            <w:r w:rsidR="00A5314F">
              <w:rPr>
                <w:rFonts w:asciiTheme="minorHAnsi" w:hAnsiTheme="minorHAnsi" w:cstheme="minorHAnsi"/>
                <w:b w:val="0"/>
                <w:bCs w:val="0"/>
                <w:color w:val="000000" w:themeColor="text1"/>
                <w:sz w:val="24"/>
                <w:szCs w:val="24"/>
              </w:rPr>
              <w:t xml:space="preserve">redirect you to </w:t>
            </w:r>
            <w:r w:rsidR="00765B8C">
              <w:rPr>
                <w:rFonts w:asciiTheme="minorHAnsi" w:hAnsiTheme="minorHAnsi" w:cstheme="minorHAnsi"/>
                <w:b w:val="0"/>
                <w:bCs w:val="0"/>
                <w:color w:val="000000" w:themeColor="text1"/>
                <w:sz w:val="24"/>
                <w:szCs w:val="24"/>
              </w:rPr>
              <w:t>your</w:t>
            </w:r>
            <w:r>
              <w:rPr>
                <w:rFonts w:asciiTheme="minorHAnsi" w:hAnsiTheme="minorHAnsi" w:cstheme="minorHAnsi"/>
                <w:b w:val="0"/>
                <w:bCs w:val="0"/>
                <w:color w:val="000000" w:themeColor="text1"/>
                <w:sz w:val="24"/>
                <w:szCs w:val="24"/>
              </w:rPr>
              <w:t xml:space="preserve"> </w:t>
            </w:r>
            <w:r w:rsidR="00B237E6">
              <w:rPr>
                <w:rFonts w:asciiTheme="minorHAnsi" w:hAnsiTheme="minorHAnsi" w:cstheme="minorHAnsi"/>
                <w:b w:val="0"/>
                <w:bCs w:val="0"/>
                <w:color w:val="000000" w:themeColor="text1"/>
                <w:sz w:val="24"/>
                <w:szCs w:val="24"/>
              </w:rPr>
              <w:t>dashboard which</w:t>
            </w:r>
            <w:r w:rsidR="00E97575">
              <w:rPr>
                <w:rFonts w:asciiTheme="minorHAnsi" w:hAnsiTheme="minorHAnsi" w:cstheme="minorHAnsi"/>
                <w:b w:val="0"/>
                <w:bCs w:val="0"/>
                <w:color w:val="000000" w:themeColor="text1"/>
                <w:sz w:val="24"/>
                <w:szCs w:val="24"/>
              </w:rPr>
              <w:t xml:space="preserve"> consists </w:t>
            </w:r>
            <w:r w:rsidR="00613BE6">
              <w:rPr>
                <w:rFonts w:asciiTheme="minorHAnsi" w:hAnsiTheme="minorHAnsi" w:cstheme="minorHAnsi"/>
                <w:b w:val="0"/>
                <w:bCs w:val="0"/>
                <w:color w:val="000000" w:themeColor="text1"/>
                <w:sz w:val="24"/>
                <w:szCs w:val="24"/>
              </w:rPr>
              <w:t>of:</w:t>
            </w:r>
          </w:p>
          <w:p w14:paraId="2AF3B64D" w14:textId="728420D6" w:rsidR="003B488C" w:rsidRPr="005D381F" w:rsidRDefault="005D381F" w:rsidP="005D381F">
            <w:pPr>
              <w:pStyle w:val="Heading2"/>
              <w:numPr>
                <w:ilvl w:val="0"/>
                <w:numId w:val="9"/>
              </w:num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006635A5" w:rsidRPr="005D381F">
              <w:rPr>
                <w:rFonts w:asciiTheme="minorHAnsi" w:hAnsiTheme="minorHAnsi" w:cstheme="minorHAnsi"/>
                <w:color w:val="000000" w:themeColor="text1"/>
                <w:sz w:val="24"/>
                <w:szCs w:val="24"/>
              </w:rPr>
              <w:t xml:space="preserve">Some </w:t>
            </w:r>
            <w:r w:rsidR="003B488C" w:rsidRPr="005D381F">
              <w:rPr>
                <w:rFonts w:asciiTheme="minorHAnsi" w:hAnsiTheme="minorHAnsi" w:cstheme="minorHAnsi"/>
                <w:color w:val="000000" w:themeColor="text1"/>
                <w:sz w:val="24"/>
                <w:szCs w:val="24"/>
              </w:rPr>
              <w:t>computations of net-worth and rate of investment</w:t>
            </w:r>
          </w:p>
          <w:p w14:paraId="016489F4" w14:textId="53F72519" w:rsidR="003B488C" w:rsidRDefault="005D381F" w:rsidP="005D381F">
            <w:pPr>
              <w:pStyle w:val="ListParagraph"/>
              <w:numPr>
                <w:ilvl w:val="0"/>
                <w:numId w:val="9"/>
              </w:numPr>
              <w:rPr>
                <w:sz w:val="24"/>
                <w:szCs w:val="24"/>
              </w:rPr>
            </w:pPr>
            <w:r w:rsidRPr="005D381F">
              <w:rPr>
                <w:b/>
                <w:bCs/>
                <w:sz w:val="24"/>
                <w:szCs w:val="24"/>
              </w:rPr>
              <w:t>S</w:t>
            </w:r>
            <w:r w:rsidR="00D205DE" w:rsidRPr="005D381F">
              <w:rPr>
                <w:b/>
                <w:bCs/>
                <w:sz w:val="24"/>
                <w:szCs w:val="24"/>
              </w:rPr>
              <w:t xml:space="preserve">ome graphs and visualizations </w:t>
            </w:r>
            <w:r w:rsidR="00552ACB" w:rsidRPr="005D381F">
              <w:rPr>
                <w:sz w:val="24"/>
                <w:szCs w:val="24"/>
              </w:rPr>
              <w:t xml:space="preserve">displaying </w:t>
            </w:r>
            <w:r w:rsidRPr="005D381F">
              <w:rPr>
                <w:sz w:val="24"/>
                <w:szCs w:val="24"/>
              </w:rPr>
              <w:t xml:space="preserve">how the investment flows </w:t>
            </w:r>
            <w:r w:rsidR="00110D3B">
              <w:rPr>
                <w:sz w:val="24"/>
                <w:szCs w:val="24"/>
              </w:rPr>
              <w:t xml:space="preserve">and </w:t>
            </w:r>
            <w:r w:rsidR="00BB7393">
              <w:t>how much more do I need to reach the specified financial target.</w:t>
            </w:r>
          </w:p>
          <w:p w14:paraId="0353F250" w14:textId="77777777" w:rsidR="000115B1" w:rsidRDefault="001B6D14" w:rsidP="00722922">
            <w:pPr>
              <w:pStyle w:val="ListParagraph"/>
              <w:numPr>
                <w:ilvl w:val="0"/>
                <w:numId w:val="9"/>
              </w:numPr>
              <w:rPr>
                <w:sz w:val="24"/>
                <w:szCs w:val="24"/>
              </w:rPr>
            </w:pPr>
            <w:r w:rsidRPr="001B6D14">
              <w:rPr>
                <w:b/>
                <w:bCs/>
                <w:sz w:val="24"/>
                <w:szCs w:val="24"/>
              </w:rPr>
              <w:t>The financial obligations</w:t>
            </w:r>
            <w:r w:rsidRPr="001B6D14">
              <w:rPr>
                <w:sz w:val="24"/>
                <w:szCs w:val="24"/>
              </w:rPr>
              <w:t xml:space="preserve"> that must be settled at specific times</w:t>
            </w:r>
            <w:r w:rsidR="00527117">
              <w:rPr>
                <w:sz w:val="24"/>
                <w:szCs w:val="24"/>
              </w:rPr>
              <w:t xml:space="preserve"> </w:t>
            </w:r>
            <w:r>
              <w:rPr>
                <w:sz w:val="24"/>
                <w:szCs w:val="24"/>
              </w:rPr>
              <w:t>.</w:t>
            </w:r>
          </w:p>
          <w:p w14:paraId="40E41AF0" w14:textId="77777777" w:rsidR="008D5A0C" w:rsidRPr="001D5BCA" w:rsidRDefault="000E1D37" w:rsidP="00722922">
            <w:pPr>
              <w:pStyle w:val="ListParagraph"/>
              <w:numPr>
                <w:ilvl w:val="0"/>
                <w:numId w:val="9"/>
              </w:numPr>
              <w:rPr>
                <w:sz w:val="24"/>
                <w:szCs w:val="24"/>
              </w:rPr>
            </w:pPr>
            <w:r>
              <w:rPr>
                <w:b/>
                <w:bCs/>
                <w:sz w:val="24"/>
                <w:szCs w:val="24"/>
              </w:rPr>
              <w:lastRenderedPageBreak/>
              <w:t xml:space="preserve">Presenting </w:t>
            </w:r>
            <w:r w:rsidR="00CE029C">
              <w:rPr>
                <w:b/>
                <w:bCs/>
                <w:sz w:val="24"/>
                <w:szCs w:val="24"/>
              </w:rPr>
              <w:t>and auto</w:t>
            </w:r>
            <w:r w:rsidR="000575C5">
              <w:rPr>
                <w:b/>
                <w:bCs/>
                <w:sz w:val="24"/>
                <w:szCs w:val="24"/>
              </w:rPr>
              <w:t>-</w:t>
            </w:r>
            <w:r w:rsidR="00CE029C">
              <w:rPr>
                <w:b/>
                <w:bCs/>
                <w:sz w:val="24"/>
                <w:szCs w:val="24"/>
              </w:rPr>
              <w:t xml:space="preserve">tracking </w:t>
            </w:r>
            <w:r>
              <w:rPr>
                <w:b/>
                <w:bCs/>
                <w:sz w:val="24"/>
                <w:szCs w:val="24"/>
              </w:rPr>
              <w:t xml:space="preserve">the last updates in the investments </w:t>
            </w:r>
            <w:r w:rsidR="00CE029C">
              <w:rPr>
                <w:b/>
                <w:bCs/>
                <w:sz w:val="24"/>
                <w:szCs w:val="24"/>
              </w:rPr>
              <w:t>.</w:t>
            </w:r>
          </w:p>
          <w:p w14:paraId="3630AB41" w14:textId="24D4ACB2" w:rsidR="001D5BCA" w:rsidRPr="00722922" w:rsidRDefault="001D5BCA" w:rsidP="001D5BCA">
            <w:pPr>
              <w:pStyle w:val="ListParagraph"/>
              <w:rPr>
                <w:sz w:val="24"/>
                <w:szCs w:val="24"/>
              </w:rPr>
            </w:pPr>
          </w:p>
        </w:tc>
      </w:tr>
      <w:tr w:rsidR="000115B1" w14:paraId="31E64F80" w14:textId="77777777">
        <w:trPr>
          <w:trHeight w:val="811"/>
        </w:trPr>
        <w:tc>
          <w:tcPr>
            <w:tcW w:w="5167" w:type="dxa"/>
          </w:tcPr>
          <w:p w14:paraId="5B82F9B3" w14:textId="5DD0E610" w:rsidR="000115B1" w:rsidRPr="00DA4CCA" w:rsidRDefault="0085518D">
            <w:pPr>
              <w:pStyle w:val="Heading2"/>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FR06</w:t>
            </w:r>
          </w:p>
        </w:tc>
        <w:tc>
          <w:tcPr>
            <w:tcW w:w="5403" w:type="dxa"/>
          </w:tcPr>
          <w:p w14:paraId="69D9F582" w14:textId="7C59A794" w:rsidR="00EE1D14" w:rsidRDefault="00CA3050" w:rsidP="002C5B6F">
            <w:pPr>
              <w:pStyle w:val="Heading2"/>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Also</w:t>
            </w:r>
            <w:r w:rsidR="00580690">
              <w:rPr>
                <w:rFonts w:asciiTheme="minorHAnsi" w:hAnsiTheme="minorHAnsi" w:cstheme="minorHAnsi"/>
                <w:b w:val="0"/>
                <w:bCs w:val="0"/>
                <w:color w:val="000000" w:themeColor="text1"/>
                <w:sz w:val="24"/>
                <w:szCs w:val="24"/>
              </w:rPr>
              <w:t>,</w:t>
            </w:r>
            <w:r>
              <w:rPr>
                <w:rFonts w:asciiTheme="minorHAnsi" w:hAnsiTheme="minorHAnsi" w:cstheme="minorHAnsi"/>
                <w:b w:val="0"/>
                <w:bCs w:val="0"/>
                <w:color w:val="000000" w:themeColor="text1"/>
                <w:sz w:val="24"/>
                <w:szCs w:val="24"/>
              </w:rPr>
              <w:t xml:space="preserve"> the application provides s</w:t>
            </w:r>
            <w:r w:rsidR="00E97575">
              <w:rPr>
                <w:rFonts w:asciiTheme="minorHAnsi" w:hAnsiTheme="minorHAnsi" w:cstheme="minorHAnsi"/>
                <w:b w:val="0"/>
                <w:bCs w:val="0"/>
                <w:color w:val="000000" w:themeColor="text1"/>
                <w:sz w:val="24"/>
                <w:szCs w:val="24"/>
              </w:rPr>
              <w:t xml:space="preserve">ome </w:t>
            </w:r>
            <w:r w:rsidR="00580690">
              <w:rPr>
                <w:rFonts w:asciiTheme="minorHAnsi" w:hAnsiTheme="minorHAnsi" w:cstheme="minorHAnsi"/>
                <w:b w:val="0"/>
                <w:bCs w:val="0"/>
                <w:color w:val="000000" w:themeColor="text1"/>
                <w:sz w:val="24"/>
                <w:szCs w:val="24"/>
              </w:rPr>
              <w:t>functionalities that</w:t>
            </w:r>
            <w:r w:rsidR="00E97575">
              <w:rPr>
                <w:rFonts w:asciiTheme="minorHAnsi" w:hAnsiTheme="minorHAnsi" w:cstheme="minorHAnsi"/>
                <w:b w:val="0"/>
                <w:bCs w:val="0"/>
                <w:color w:val="000000" w:themeColor="text1"/>
                <w:sz w:val="24"/>
                <w:szCs w:val="24"/>
              </w:rPr>
              <w:t xml:space="preserve"> could be done</w:t>
            </w:r>
            <w:r w:rsidR="00AD293B">
              <w:rPr>
                <w:rFonts w:asciiTheme="minorHAnsi" w:hAnsiTheme="minorHAnsi" w:cstheme="minorHAnsi"/>
                <w:b w:val="0"/>
                <w:bCs w:val="0"/>
                <w:color w:val="000000" w:themeColor="text1"/>
                <w:sz w:val="24"/>
                <w:szCs w:val="24"/>
              </w:rPr>
              <w:t xml:space="preserve"> by viewing a panel to choose from</w:t>
            </w:r>
            <w:r w:rsidR="00E97575">
              <w:rPr>
                <w:rFonts w:asciiTheme="minorHAnsi" w:hAnsiTheme="minorHAnsi" w:cstheme="minorHAnsi"/>
                <w:b w:val="0"/>
                <w:bCs w:val="0"/>
                <w:color w:val="000000" w:themeColor="text1"/>
                <w:sz w:val="24"/>
                <w:szCs w:val="24"/>
              </w:rPr>
              <w:t xml:space="preserve"> </w:t>
            </w:r>
            <w:r>
              <w:rPr>
                <w:rFonts w:asciiTheme="minorHAnsi" w:hAnsiTheme="minorHAnsi" w:cstheme="minorHAnsi"/>
                <w:b w:val="0"/>
                <w:bCs w:val="0"/>
                <w:color w:val="000000" w:themeColor="text1"/>
                <w:sz w:val="24"/>
                <w:szCs w:val="24"/>
              </w:rPr>
              <w:t xml:space="preserve">as </w:t>
            </w:r>
            <w:r w:rsidR="00B237E6">
              <w:rPr>
                <w:rFonts w:asciiTheme="minorHAnsi" w:hAnsiTheme="minorHAnsi" w:cstheme="minorHAnsi"/>
                <w:b w:val="0"/>
                <w:bCs w:val="0"/>
                <w:color w:val="000000" w:themeColor="text1"/>
                <w:sz w:val="24"/>
                <w:szCs w:val="24"/>
              </w:rPr>
              <w:t>follows</w:t>
            </w:r>
            <w:r w:rsidR="00E97575">
              <w:rPr>
                <w:rFonts w:asciiTheme="minorHAnsi" w:hAnsiTheme="minorHAnsi" w:cstheme="minorHAnsi"/>
                <w:b w:val="0"/>
                <w:bCs w:val="0"/>
                <w:color w:val="000000" w:themeColor="text1"/>
                <w:sz w:val="24"/>
                <w:szCs w:val="24"/>
              </w:rPr>
              <w:t>:</w:t>
            </w:r>
          </w:p>
          <w:p w14:paraId="1CDD6DCB" w14:textId="77777777" w:rsidR="002C5B6F" w:rsidRPr="002C5B6F" w:rsidRDefault="002C5B6F" w:rsidP="002C5B6F"/>
          <w:p w14:paraId="0655535F" w14:textId="3E52DBC0" w:rsidR="005650B0" w:rsidRDefault="00EE1D14" w:rsidP="005650B0">
            <w:pPr>
              <w:pStyle w:val="ListParagraph"/>
              <w:numPr>
                <w:ilvl w:val="0"/>
                <w:numId w:val="7"/>
              </w:numPr>
            </w:pPr>
            <w:r w:rsidRPr="004E0FA6">
              <w:rPr>
                <w:b/>
                <w:bCs/>
              </w:rPr>
              <w:t>Setting new targets</w:t>
            </w:r>
            <w:r w:rsidR="000575C5">
              <w:t xml:space="preserve">, </w:t>
            </w:r>
            <w:r w:rsidR="0027270F">
              <w:t xml:space="preserve">as the investor </w:t>
            </w:r>
            <w:r w:rsidR="002E2D9B">
              <w:t xml:space="preserve">has </w:t>
            </w:r>
            <w:r w:rsidR="002D5AF0">
              <w:t xml:space="preserve">continuously </w:t>
            </w:r>
            <w:r w:rsidR="002E2D9B">
              <w:t>renewable targets</w:t>
            </w:r>
            <w:r w:rsidR="007665CF">
              <w:t>.</w:t>
            </w:r>
          </w:p>
          <w:p w14:paraId="4B85E3B4" w14:textId="2C464A61" w:rsidR="005650B0" w:rsidRDefault="00AD293B" w:rsidP="005650B0">
            <w:pPr>
              <w:pStyle w:val="ListParagraph"/>
              <w:numPr>
                <w:ilvl w:val="0"/>
                <w:numId w:val="7"/>
              </w:numPr>
            </w:pPr>
            <w:r w:rsidRPr="004E0FA6">
              <w:rPr>
                <w:b/>
                <w:bCs/>
              </w:rPr>
              <w:t xml:space="preserve">Adding new </w:t>
            </w:r>
            <w:r w:rsidR="007665CF" w:rsidRPr="004E0FA6">
              <w:rPr>
                <w:b/>
                <w:bCs/>
              </w:rPr>
              <w:t>investment source</w:t>
            </w:r>
            <w:r w:rsidR="00A53901" w:rsidRPr="004E0FA6">
              <w:rPr>
                <w:b/>
                <w:bCs/>
              </w:rPr>
              <w:t>s</w:t>
            </w:r>
            <w:r w:rsidR="006E3548" w:rsidRPr="004E0FA6">
              <w:rPr>
                <w:b/>
                <w:bCs/>
              </w:rPr>
              <w:t xml:space="preserve"> and integrating them with the account</w:t>
            </w:r>
            <w:r w:rsidR="002D5AF0">
              <w:t xml:space="preserve">, as the </w:t>
            </w:r>
            <w:r w:rsidR="008675C6">
              <w:t>growth of the investment the investor makes more investments through time</w:t>
            </w:r>
            <w:r w:rsidR="004E0FA6">
              <w:t xml:space="preserve"> so, the addition part is important for that reason</w:t>
            </w:r>
            <w:r w:rsidR="007665CF">
              <w:t>.</w:t>
            </w:r>
          </w:p>
          <w:p w14:paraId="7961B648" w14:textId="7F48D0A1" w:rsidR="007665CF" w:rsidRDefault="008F2989" w:rsidP="006124E0">
            <w:pPr>
              <w:pStyle w:val="ListParagraph"/>
              <w:numPr>
                <w:ilvl w:val="0"/>
                <w:numId w:val="7"/>
              </w:numPr>
            </w:pPr>
            <w:r w:rsidRPr="000F45EF">
              <w:rPr>
                <w:b/>
                <w:bCs/>
              </w:rPr>
              <w:t>Identifying</w:t>
            </w:r>
            <w:r w:rsidR="007665CF" w:rsidRPr="000F45EF">
              <w:rPr>
                <w:b/>
                <w:bCs/>
              </w:rPr>
              <w:t xml:space="preserve"> potential </w:t>
            </w:r>
            <w:r w:rsidR="00FE402D" w:rsidRPr="000F45EF">
              <w:rPr>
                <w:b/>
                <w:bCs/>
              </w:rPr>
              <w:t>risks</w:t>
            </w:r>
            <w:r w:rsidR="00FE402D">
              <w:t>,</w:t>
            </w:r>
            <w:r w:rsidR="004603CF">
              <w:t xml:space="preserve"> </w:t>
            </w:r>
            <w:r w:rsidR="006124E0">
              <w:t xml:space="preserve">analyzing </w:t>
            </w:r>
            <w:r w:rsidR="00514EEB">
              <w:t xml:space="preserve">them and </w:t>
            </w:r>
            <w:r w:rsidR="00504711">
              <w:t xml:space="preserve">balances </w:t>
            </w:r>
            <w:r w:rsidR="00395E51">
              <w:t>investments</w:t>
            </w:r>
            <w:r w:rsidR="004E0FA6">
              <w:t xml:space="preserve"> , which helps the users minimize risks </w:t>
            </w:r>
            <w:r w:rsidR="00AE4F54">
              <w:t>and loss</w:t>
            </w:r>
            <w:r w:rsidR="00395E51">
              <w:t>.</w:t>
            </w:r>
          </w:p>
          <w:p w14:paraId="3B1C42F5" w14:textId="77115BCE" w:rsidR="00DB1661" w:rsidRDefault="006E3548" w:rsidP="00E97575">
            <w:pPr>
              <w:pStyle w:val="ListParagraph"/>
              <w:numPr>
                <w:ilvl w:val="0"/>
                <w:numId w:val="7"/>
              </w:numPr>
            </w:pPr>
            <w:r w:rsidRPr="000F45EF">
              <w:rPr>
                <w:b/>
                <w:bCs/>
              </w:rPr>
              <w:t xml:space="preserve">Suggestions for </w:t>
            </w:r>
            <w:r w:rsidR="00DB1661" w:rsidRPr="000F45EF">
              <w:rPr>
                <w:b/>
                <w:bCs/>
              </w:rPr>
              <w:t xml:space="preserve">enlarging your </w:t>
            </w:r>
            <w:r w:rsidR="00724E2B" w:rsidRPr="000F45EF">
              <w:rPr>
                <w:b/>
                <w:bCs/>
              </w:rPr>
              <w:t>investments</w:t>
            </w:r>
            <w:r w:rsidR="00724E2B">
              <w:t>.</w:t>
            </w:r>
          </w:p>
          <w:p w14:paraId="464FAF37" w14:textId="377234D8" w:rsidR="00C83111" w:rsidRDefault="00DF43F6" w:rsidP="00D74E87">
            <w:pPr>
              <w:pStyle w:val="ListParagraph"/>
              <w:numPr>
                <w:ilvl w:val="0"/>
                <w:numId w:val="7"/>
              </w:numPr>
            </w:pPr>
            <w:r w:rsidRPr="002C5B6F">
              <w:rPr>
                <w:b/>
                <w:bCs/>
              </w:rPr>
              <w:t>Providing</w:t>
            </w:r>
            <w:r w:rsidR="00724E2B" w:rsidRPr="002C5B6F">
              <w:rPr>
                <w:b/>
                <w:bCs/>
              </w:rPr>
              <w:t xml:space="preserve"> some tutorials and educational activit</w:t>
            </w:r>
            <w:r w:rsidRPr="002C5B6F">
              <w:rPr>
                <w:b/>
                <w:bCs/>
              </w:rPr>
              <w:t>i</w:t>
            </w:r>
            <w:r w:rsidR="00724E2B" w:rsidRPr="002C5B6F">
              <w:rPr>
                <w:b/>
                <w:bCs/>
              </w:rPr>
              <w:t>es</w:t>
            </w:r>
            <w:r w:rsidR="000F45EF">
              <w:t xml:space="preserve"> </w:t>
            </w:r>
            <w:r w:rsidR="002223F7">
              <w:t xml:space="preserve">to learn how to invest efficiently and professionally </w:t>
            </w:r>
            <w:proofErr w:type="gramStart"/>
            <w:r w:rsidR="002C5B6F">
              <w:t>and with</w:t>
            </w:r>
            <w:proofErr w:type="gramEnd"/>
            <w:r w:rsidR="002C5B6F">
              <w:t xml:space="preserve"> minimizing </w:t>
            </w:r>
            <w:proofErr w:type="gramStart"/>
            <w:r w:rsidR="002C5B6F">
              <w:t xml:space="preserve">risks </w:t>
            </w:r>
            <w:r>
              <w:t>.</w:t>
            </w:r>
            <w:proofErr w:type="gramEnd"/>
          </w:p>
          <w:p w14:paraId="0E23C3D0" w14:textId="1A71C921" w:rsidR="00A53901" w:rsidRDefault="00C83111" w:rsidP="00E97575">
            <w:pPr>
              <w:pStyle w:val="ListParagraph"/>
              <w:numPr>
                <w:ilvl w:val="0"/>
                <w:numId w:val="7"/>
              </w:numPr>
            </w:pPr>
            <w:r>
              <w:t xml:space="preserve"> </w:t>
            </w:r>
            <w:r w:rsidR="00FE402D" w:rsidRPr="007322D0">
              <w:rPr>
                <w:b/>
                <w:bCs/>
              </w:rPr>
              <w:t>Offer</w:t>
            </w:r>
            <w:r w:rsidR="00514EEB" w:rsidRPr="007322D0">
              <w:rPr>
                <w:b/>
                <w:bCs/>
              </w:rPr>
              <w:t xml:space="preserve">s retirement </w:t>
            </w:r>
            <w:proofErr w:type="gramStart"/>
            <w:r w:rsidR="00ED7B10" w:rsidRPr="007322D0">
              <w:rPr>
                <w:b/>
                <w:bCs/>
              </w:rPr>
              <w:t>planning</w:t>
            </w:r>
            <w:r w:rsidR="00CC0407">
              <w:t xml:space="preserve"> ,</w:t>
            </w:r>
            <w:proofErr w:type="gramEnd"/>
            <w:r w:rsidR="00CC0407">
              <w:t xml:space="preserve"> helping the users to </w:t>
            </w:r>
            <w:r w:rsidR="00937F1E">
              <w:t xml:space="preserve">plan for their retirement savings </w:t>
            </w:r>
            <w:r w:rsidR="00ED7B10">
              <w:t>.</w:t>
            </w:r>
          </w:p>
          <w:p w14:paraId="1ACE4666" w14:textId="115D3941" w:rsidR="00265650" w:rsidRDefault="0096590F" w:rsidP="00101C71">
            <w:pPr>
              <w:pStyle w:val="ListParagraph"/>
              <w:numPr>
                <w:ilvl w:val="0"/>
                <w:numId w:val="7"/>
              </w:numPr>
            </w:pPr>
            <w:r>
              <w:t xml:space="preserve"> </w:t>
            </w:r>
            <w:r w:rsidRPr="007322D0">
              <w:rPr>
                <w:b/>
                <w:bCs/>
              </w:rPr>
              <w:t xml:space="preserve">Requesting </w:t>
            </w:r>
            <w:r w:rsidR="00C21112" w:rsidRPr="007322D0">
              <w:rPr>
                <w:b/>
                <w:bCs/>
              </w:rPr>
              <w:t xml:space="preserve">assistance in </w:t>
            </w:r>
            <w:r w:rsidR="00265650" w:rsidRPr="007322D0">
              <w:rPr>
                <w:b/>
                <w:bCs/>
              </w:rPr>
              <w:t>manag</w:t>
            </w:r>
            <w:r w:rsidR="00C21112" w:rsidRPr="007322D0">
              <w:rPr>
                <w:b/>
                <w:bCs/>
              </w:rPr>
              <w:t>ing</w:t>
            </w:r>
            <w:r w:rsidR="00265650" w:rsidRPr="007322D0">
              <w:rPr>
                <w:b/>
                <w:bCs/>
              </w:rPr>
              <w:t xml:space="preserve"> the saving process</w:t>
            </w:r>
            <w:r w:rsidR="00265650">
              <w:t>.</w:t>
            </w:r>
          </w:p>
          <w:p w14:paraId="4626D0CA" w14:textId="7358FFE8" w:rsidR="00101C71" w:rsidRDefault="00101C71" w:rsidP="00101C71">
            <w:pPr>
              <w:pStyle w:val="ListParagraph"/>
              <w:numPr>
                <w:ilvl w:val="0"/>
                <w:numId w:val="7"/>
              </w:numPr>
            </w:pPr>
            <w:r w:rsidRPr="00101C71">
              <w:rPr>
                <w:b/>
                <w:bCs/>
              </w:rPr>
              <w:t>Changing some information</w:t>
            </w:r>
            <w:r>
              <w:t xml:space="preserve"> for the user.</w:t>
            </w:r>
          </w:p>
          <w:p w14:paraId="297695C6" w14:textId="2049FAB5" w:rsidR="000820A9" w:rsidRDefault="000820A9" w:rsidP="00101C71">
            <w:pPr>
              <w:pStyle w:val="ListParagraph"/>
              <w:numPr>
                <w:ilvl w:val="0"/>
                <w:numId w:val="7"/>
              </w:numPr>
            </w:pPr>
            <w:proofErr w:type="gramStart"/>
            <w:r>
              <w:rPr>
                <w:b/>
                <w:bCs/>
              </w:rPr>
              <w:t>Connect</w:t>
            </w:r>
            <w:proofErr w:type="gramEnd"/>
            <w:r>
              <w:rPr>
                <w:b/>
                <w:bCs/>
              </w:rPr>
              <w:t xml:space="preserve"> friends for asking</w:t>
            </w:r>
          </w:p>
          <w:p w14:paraId="569FABF7" w14:textId="7D9F5895" w:rsidR="00D74E87" w:rsidRPr="00D74E87" w:rsidRDefault="00D74E87" w:rsidP="00E921C0">
            <w:pPr>
              <w:pStyle w:val="ListParagraph"/>
              <w:rPr>
                <w:b/>
                <w:bCs/>
              </w:rPr>
            </w:pPr>
          </w:p>
          <w:p w14:paraId="09B7B363" w14:textId="77777777" w:rsidR="00E97575" w:rsidRDefault="00E97575" w:rsidP="00E97575"/>
          <w:p w14:paraId="4AB2369F" w14:textId="212D752B" w:rsidR="000115B1" w:rsidRPr="00DA4CCA" w:rsidRDefault="000115B1">
            <w:pPr>
              <w:pStyle w:val="Heading2"/>
              <w:rPr>
                <w:rFonts w:asciiTheme="minorHAnsi" w:hAnsiTheme="minorHAnsi" w:cstheme="minorHAnsi"/>
                <w:b w:val="0"/>
                <w:bCs w:val="0"/>
                <w:color w:val="000000" w:themeColor="text1"/>
                <w:sz w:val="24"/>
                <w:szCs w:val="24"/>
              </w:rPr>
            </w:pPr>
          </w:p>
        </w:tc>
      </w:tr>
    </w:tbl>
    <w:p w14:paraId="3E377521" w14:textId="77777777" w:rsidR="00392958" w:rsidRDefault="00392958" w:rsidP="00392958">
      <w:pPr>
        <w:rPr>
          <w:b/>
          <w:bCs/>
          <w:color w:val="C00000"/>
        </w:rPr>
      </w:pPr>
    </w:p>
    <w:p w14:paraId="5908CF52" w14:textId="77777777" w:rsidR="00392958" w:rsidRPr="00392958" w:rsidRDefault="00392958" w:rsidP="00392958">
      <w:pPr>
        <w:rPr>
          <w:b/>
          <w:bCs/>
          <w:color w:val="C00000"/>
        </w:rPr>
      </w:pPr>
    </w:p>
    <w:p w14:paraId="7C1A5D22" w14:textId="77777777" w:rsidR="00C60364" w:rsidRDefault="0005127E">
      <w:pPr>
        <w:pStyle w:val="Heading2"/>
      </w:pPr>
      <w:bookmarkStart w:id="7" w:name="_Toc128921822"/>
      <w:r>
        <w:t>Non Functional Requirements</w:t>
      </w:r>
      <w:bookmarkEnd w:id="7"/>
    </w:p>
    <w:tbl>
      <w:tblPr>
        <w:tblStyle w:val="TableGrid"/>
        <w:tblW w:w="0" w:type="auto"/>
        <w:tblLook w:val="04A0" w:firstRow="1" w:lastRow="0" w:firstColumn="1" w:lastColumn="0" w:noHBand="0" w:noVBand="1"/>
      </w:tblPr>
      <w:tblGrid>
        <w:gridCol w:w="1986"/>
        <w:gridCol w:w="7652"/>
      </w:tblGrid>
      <w:tr w:rsidR="00B03C18" w14:paraId="34F8359D" w14:textId="77777777" w:rsidTr="001A5F03">
        <w:tc>
          <w:tcPr>
            <w:tcW w:w="1998" w:type="dxa"/>
            <w:shd w:val="clear" w:color="auto" w:fill="4BACC6" w:themeFill="accent5"/>
          </w:tcPr>
          <w:p w14:paraId="45A9C2E3" w14:textId="048D8E67" w:rsidR="00B03C18" w:rsidRPr="00B81139" w:rsidRDefault="00B81139">
            <w:pPr>
              <w:pStyle w:val="Heading1"/>
              <w:rPr>
                <w:color w:val="000000" w:themeColor="text1"/>
              </w:rPr>
            </w:pPr>
            <w:bookmarkStart w:id="8" w:name="_Toc128921823"/>
            <w:r>
              <w:rPr>
                <w:color w:val="000000" w:themeColor="text1"/>
              </w:rPr>
              <w:t xml:space="preserve">Measures </w:t>
            </w:r>
          </w:p>
        </w:tc>
        <w:tc>
          <w:tcPr>
            <w:tcW w:w="7866" w:type="dxa"/>
            <w:shd w:val="clear" w:color="auto" w:fill="4BACC6" w:themeFill="accent5"/>
          </w:tcPr>
          <w:p w14:paraId="1CA65ADB" w14:textId="525EB439" w:rsidR="00B03C18" w:rsidRPr="00B81139" w:rsidRDefault="001A5F03">
            <w:pPr>
              <w:pStyle w:val="Heading1"/>
              <w:rPr>
                <w:color w:val="000000" w:themeColor="text1"/>
              </w:rPr>
            </w:pPr>
            <w:r>
              <w:rPr>
                <w:color w:val="000000" w:themeColor="text1"/>
              </w:rPr>
              <w:t>D</w:t>
            </w:r>
            <w:r w:rsidR="00B81139">
              <w:rPr>
                <w:color w:val="000000" w:themeColor="text1"/>
              </w:rPr>
              <w:t>etails</w:t>
            </w:r>
          </w:p>
        </w:tc>
      </w:tr>
      <w:tr w:rsidR="00B81139" w:rsidRPr="00B81139" w14:paraId="53C662EC" w14:textId="77777777" w:rsidTr="001A5F03">
        <w:tc>
          <w:tcPr>
            <w:tcW w:w="1998" w:type="dxa"/>
          </w:tcPr>
          <w:p w14:paraId="312D8866" w14:textId="05656D59" w:rsidR="00B03C18" w:rsidRPr="00B81139" w:rsidRDefault="001A5F03">
            <w:pPr>
              <w:pStyle w:val="Heading1"/>
              <w:rPr>
                <w:color w:val="000000" w:themeColor="text1"/>
                <w:sz w:val="24"/>
              </w:rPr>
            </w:pPr>
            <w:r>
              <w:rPr>
                <w:color w:val="000000" w:themeColor="text1"/>
                <w:sz w:val="24"/>
              </w:rPr>
              <w:t>Performance</w:t>
            </w:r>
          </w:p>
        </w:tc>
        <w:tc>
          <w:tcPr>
            <w:tcW w:w="7866" w:type="dxa"/>
          </w:tcPr>
          <w:p w14:paraId="43D09770" w14:textId="4882177F" w:rsidR="00B03C18" w:rsidRDefault="007D14B0" w:rsidP="007D14B0">
            <w:pPr>
              <w:pStyle w:val="Heading1"/>
              <w:numPr>
                <w:ilvl w:val="0"/>
                <w:numId w:val="12"/>
              </w:numPr>
              <w:rPr>
                <w:b w:val="0"/>
                <w:color w:val="000000" w:themeColor="text1"/>
                <w:sz w:val="24"/>
              </w:rPr>
            </w:pPr>
            <w:r>
              <w:rPr>
                <w:b w:val="0"/>
                <w:color w:val="000000" w:themeColor="text1"/>
                <w:sz w:val="24"/>
              </w:rPr>
              <w:t>The login\sign-up page should take</w:t>
            </w:r>
            <w:r w:rsidR="00D33019">
              <w:rPr>
                <w:b w:val="0"/>
                <w:color w:val="000000" w:themeColor="text1"/>
                <w:sz w:val="24"/>
              </w:rPr>
              <w:t xml:space="preserve"> less than</w:t>
            </w:r>
            <w:r>
              <w:rPr>
                <w:b w:val="0"/>
                <w:color w:val="000000" w:themeColor="text1"/>
                <w:sz w:val="24"/>
              </w:rPr>
              <w:t xml:space="preserve"> </w:t>
            </w:r>
            <w:r w:rsidR="00235B92">
              <w:rPr>
                <w:b w:val="0"/>
                <w:color w:val="000000" w:themeColor="text1"/>
                <w:sz w:val="24"/>
              </w:rPr>
              <w:t>1</w:t>
            </w:r>
            <w:r w:rsidR="00120CC9">
              <w:rPr>
                <w:b w:val="0"/>
                <w:color w:val="000000" w:themeColor="text1"/>
                <w:sz w:val="24"/>
              </w:rPr>
              <w:t xml:space="preserve"> </w:t>
            </w:r>
            <w:r>
              <w:rPr>
                <w:b w:val="0"/>
                <w:color w:val="000000" w:themeColor="text1"/>
                <w:sz w:val="24"/>
              </w:rPr>
              <w:t>second to appear</w:t>
            </w:r>
            <w:r w:rsidR="00235B92">
              <w:rPr>
                <w:b w:val="0"/>
                <w:color w:val="000000" w:themeColor="text1"/>
                <w:sz w:val="24"/>
              </w:rPr>
              <w:t>.</w:t>
            </w:r>
          </w:p>
          <w:p w14:paraId="47610BC1" w14:textId="7DD7F424" w:rsidR="007D14B0" w:rsidRDefault="00120CC9" w:rsidP="007D14B0">
            <w:pPr>
              <w:pStyle w:val="ListParagraph"/>
              <w:numPr>
                <w:ilvl w:val="0"/>
                <w:numId w:val="12"/>
              </w:numPr>
              <w:rPr>
                <w:sz w:val="24"/>
                <w:szCs w:val="24"/>
              </w:rPr>
            </w:pPr>
            <w:r>
              <w:rPr>
                <w:sz w:val="24"/>
                <w:szCs w:val="24"/>
              </w:rPr>
              <w:t xml:space="preserve">After </w:t>
            </w:r>
            <w:r w:rsidR="000C76AD">
              <w:rPr>
                <w:sz w:val="24"/>
                <w:szCs w:val="24"/>
              </w:rPr>
              <w:t xml:space="preserve">the </w:t>
            </w:r>
            <w:r>
              <w:rPr>
                <w:sz w:val="24"/>
                <w:szCs w:val="24"/>
              </w:rPr>
              <w:t xml:space="preserve">user enters his information, </w:t>
            </w:r>
            <w:r w:rsidR="00C3565F">
              <w:rPr>
                <w:sz w:val="24"/>
                <w:szCs w:val="24"/>
              </w:rPr>
              <w:t>showing the dashboard should take less than 3 seconds</w:t>
            </w:r>
            <w:r w:rsidR="00235B92">
              <w:rPr>
                <w:sz w:val="24"/>
                <w:szCs w:val="24"/>
              </w:rPr>
              <w:t>.</w:t>
            </w:r>
          </w:p>
          <w:p w14:paraId="4187D9A8" w14:textId="77777777" w:rsidR="00E053E6" w:rsidRDefault="000C76AD" w:rsidP="007D14B0">
            <w:pPr>
              <w:pStyle w:val="ListParagraph"/>
              <w:numPr>
                <w:ilvl w:val="0"/>
                <w:numId w:val="12"/>
              </w:numPr>
              <w:rPr>
                <w:sz w:val="24"/>
                <w:szCs w:val="24"/>
              </w:rPr>
            </w:pPr>
            <w:r>
              <w:rPr>
                <w:sz w:val="24"/>
                <w:szCs w:val="24"/>
              </w:rPr>
              <w:t xml:space="preserve">The Dashboard should appear immediately after </w:t>
            </w:r>
            <w:r w:rsidR="006648B6">
              <w:rPr>
                <w:sz w:val="24"/>
                <w:szCs w:val="24"/>
              </w:rPr>
              <w:t>login in time</w:t>
            </w:r>
            <w:r w:rsidR="00E053E6">
              <w:rPr>
                <w:sz w:val="24"/>
                <w:szCs w:val="24"/>
              </w:rPr>
              <w:t xml:space="preserve"> end.</w:t>
            </w:r>
          </w:p>
          <w:p w14:paraId="0525CE2C" w14:textId="77777777" w:rsidR="00120CC9" w:rsidRDefault="004C0D77" w:rsidP="004C0D77">
            <w:pPr>
              <w:pStyle w:val="ListParagraph"/>
              <w:numPr>
                <w:ilvl w:val="0"/>
                <w:numId w:val="12"/>
              </w:numPr>
              <w:rPr>
                <w:sz w:val="24"/>
                <w:szCs w:val="24"/>
              </w:rPr>
            </w:pPr>
            <w:r w:rsidRPr="004C0D77">
              <w:rPr>
                <w:sz w:val="24"/>
                <w:szCs w:val="24"/>
              </w:rPr>
              <w:t>The system should respond to user actions within 2 seconds for 95% of requests</w:t>
            </w:r>
            <w:r w:rsidR="006648B6">
              <w:rPr>
                <w:sz w:val="24"/>
                <w:szCs w:val="24"/>
              </w:rPr>
              <w:t xml:space="preserve"> </w:t>
            </w:r>
          </w:p>
          <w:p w14:paraId="23A781EF" w14:textId="4792027A" w:rsidR="004C0D77" w:rsidRDefault="004C0D77" w:rsidP="004C0D77">
            <w:pPr>
              <w:pStyle w:val="ListParagraph"/>
              <w:numPr>
                <w:ilvl w:val="0"/>
                <w:numId w:val="12"/>
              </w:numPr>
              <w:rPr>
                <w:sz w:val="24"/>
                <w:szCs w:val="24"/>
              </w:rPr>
            </w:pPr>
            <w:r w:rsidRPr="004C0D77">
              <w:rPr>
                <w:sz w:val="24"/>
                <w:szCs w:val="24"/>
              </w:rPr>
              <w:t xml:space="preserve">The application should handle </w:t>
            </w:r>
            <w:r w:rsidRPr="006E6FF2">
              <w:rPr>
                <w:sz w:val="24"/>
                <w:szCs w:val="24"/>
              </w:rPr>
              <w:t xml:space="preserve">at least </w:t>
            </w:r>
            <w:r w:rsidR="006E6FF2">
              <w:rPr>
                <w:sz w:val="24"/>
                <w:szCs w:val="24"/>
              </w:rPr>
              <w:t>10</w:t>
            </w:r>
            <w:r w:rsidR="00C3565F">
              <w:rPr>
                <w:sz w:val="24"/>
                <w:szCs w:val="24"/>
              </w:rPr>
              <w:t>,</w:t>
            </w:r>
            <w:r w:rsidR="006E6FF2">
              <w:rPr>
                <w:sz w:val="24"/>
                <w:szCs w:val="24"/>
              </w:rPr>
              <w:t>000</w:t>
            </w:r>
            <w:r w:rsidR="00C3565F">
              <w:rPr>
                <w:sz w:val="24"/>
                <w:szCs w:val="24"/>
              </w:rPr>
              <w:t>+</w:t>
            </w:r>
            <w:r w:rsidRPr="006E6FF2">
              <w:rPr>
                <w:sz w:val="24"/>
                <w:szCs w:val="24"/>
              </w:rPr>
              <w:t xml:space="preserve"> concurrent users</w:t>
            </w:r>
            <w:r w:rsidRPr="004C0D77">
              <w:rPr>
                <w:sz w:val="24"/>
                <w:szCs w:val="24"/>
              </w:rPr>
              <w:t xml:space="preserve"> without performance degradation.</w:t>
            </w:r>
          </w:p>
          <w:p w14:paraId="6167C648" w14:textId="77777777" w:rsidR="00C3565F" w:rsidRDefault="00D9203B" w:rsidP="004C0D77">
            <w:pPr>
              <w:pStyle w:val="ListParagraph"/>
              <w:numPr>
                <w:ilvl w:val="0"/>
                <w:numId w:val="12"/>
              </w:numPr>
              <w:rPr>
                <w:sz w:val="24"/>
                <w:szCs w:val="24"/>
              </w:rPr>
            </w:pPr>
            <w:r>
              <w:rPr>
                <w:sz w:val="24"/>
                <w:szCs w:val="24"/>
              </w:rPr>
              <w:t xml:space="preserve">The app size should be low for all the </w:t>
            </w:r>
            <w:r w:rsidR="002B7947">
              <w:rPr>
                <w:sz w:val="24"/>
                <w:szCs w:val="24"/>
              </w:rPr>
              <w:t xml:space="preserve">low-end devices and old </w:t>
            </w:r>
            <w:r w:rsidR="00E336B7">
              <w:rPr>
                <w:sz w:val="24"/>
                <w:szCs w:val="24"/>
              </w:rPr>
              <w:t>ones.</w:t>
            </w:r>
          </w:p>
          <w:p w14:paraId="3AD68C05" w14:textId="6A73EF81" w:rsidR="00E336B7" w:rsidRPr="007D14B0" w:rsidRDefault="00320CD4" w:rsidP="004C0D77">
            <w:pPr>
              <w:pStyle w:val="ListParagraph"/>
              <w:numPr>
                <w:ilvl w:val="0"/>
                <w:numId w:val="12"/>
              </w:numPr>
              <w:rPr>
                <w:sz w:val="24"/>
                <w:szCs w:val="24"/>
              </w:rPr>
            </w:pPr>
            <w:r>
              <w:rPr>
                <w:sz w:val="24"/>
                <w:szCs w:val="24"/>
              </w:rPr>
              <w:t>The app should put a limit for a transact</w:t>
            </w:r>
            <w:r w:rsidR="00610466">
              <w:rPr>
                <w:sz w:val="24"/>
                <w:szCs w:val="24"/>
              </w:rPr>
              <w:t>ion of money be less than or equal to 20,000 EGP</w:t>
            </w:r>
          </w:p>
        </w:tc>
      </w:tr>
      <w:tr w:rsidR="00B81139" w:rsidRPr="00B81139" w14:paraId="25EA7544" w14:textId="77777777" w:rsidTr="001A5F03">
        <w:tc>
          <w:tcPr>
            <w:tcW w:w="1998" w:type="dxa"/>
          </w:tcPr>
          <w:p w14:paraId="7CCDE008" w14:textId="6EC78B98" w:rsidR="00B03C18" w:rsidRPr="0097138B" w:rsidRDefault="00497C58">
            <w:pPr>
              <w:pStyle w:val="Heading1"/>
              <w:rPr>
                <w:color w:val="000000" w:themeColor="text1"/>
                <w:sz w:val="24"/>
              </w:rPr>
            </w:pPr>
            <w:r>
              <w:rPr>
                <w:color w:val="000000" w:themeColor="text1"/>
                <w:sz w:val="24"/>
              </w:rPr>
              <w:t>Scalability</w:t>
            </w:r>
          </w:p>
        </w:tc>
        <w:tc>
          <w:tcPr>
            <w:tcW w:w="7866" w:type="dxa"/>
          </w:tcPr>
          <w:p w14:paraId="01188D1E" w14:textId="0DD1C0C3" w:rsidR="001965CF" w:rsidRPr="0072413F" w:rsidRDefault="006E2F2F" w:rsidP="0072413F">
            <w:pPr>
              <w:pStyle w:val="Heading1"/>
              <w:numPr>
                <w:ilvl w:val="0"/>
                <w:numId w:val="13"/>
              </w:numPr>
              <w:rPr>
                <w:b w:val="0"/>
                <w:bCs w:val="0"/>
                <w:color w:val="000000" w:themeColor="text1"/>
                <w:sz w:val="24"/>
              </w:rPr>
            </w:pPr>
            <w:r>
              <w:rPr>
                <w:b w:val="0"/>
                <w:bCs w:val="0"/>
                <w:color w:val="000000" w:themeColor="text1"/>
                <w:sz w:val="24"/>
              </w:rPr>
              <w:t xml:space="preserve">The system </w:t>
            </w:r>
            <w:r w:rsidR="00F33BE3">
              <w:rPr>
                <w:b w:val="0"/>
                <w:bCs w:val="0"/>
                <w:color w:val="000000" w:themeColor="text1"/>
                <w:sz w:val="24"/>
              </w:rPr>
              <w:t xml:space="preserve">should scale to </w:t>
            </w:r>
            <w:r w:rsidR="00F74792">
              <w:rPr>
                <w:b w:val="0"/>
                <w:bCs w:val="0"/>
                <w:color w:val="000000" w:themeColor="text1"/>
                <w:sz w:val="24"/>
              </w:rPr>
              <w:t xml:space="preserve">1milion+ user </w:t>
            </w:r>
            <w:r w:rsidR="001965CF">
              <w:rPr>
                <w:b w:val="0"/>
                <w:bCs w:val="0"/>
                <w:color w:val="000000" w:themeColor="text1"/>
                <w:sz w:val="24"/>
              </w:rPr>
              <w:t>without downtime</w:t>
            </w:r>
          </w:p>
        </w:tc>
      </w:tr>
      <w:tr w:rsidR="00B81139" w:rsidRPr="00B81139" w14:paraId="0FFE0BF6" w14:textId="77777777" w:rsidTr="001A5F03">
        <w:tc>
          <w:tcPr>
            <w:tcW w:w="1998" w:type="dxa"/>
          </w:tcPr>
          <w:p w14:paraId="0C112300" w14:textId="0037EED8" w:rsidR="00B03C18" w:rsidRPr="00002815" w:rsidRDefault="00002815" w:rsidP="00002815">
            <w:pPr>
              <w:pStyle w:val="Heading1"/>
              <w:rPr>
                <w:color w:val="000000" w:themeColor="text1"/>
                <w:sz w:val="24"/>
              </w:rPr>
            </w:pPr>
            <w:r w:rsidRPr="00002815">
              <w:rPr>
                <w:color w:val="000000" w:themeColor="text1"/>
                <w:sz w:val="24"/>
              </w:rPr>
              <w:t>Reliability and</w:t>
            </w:r>
            <w:r>
              <w:rPr>
                <w:color w:val="000000" w:themeColor="text1"/>
                <w:sz w:val="24"/>
              </w:rPr>
              <w:t xml:space="preserve"> </w:t>
            </w:r>
            <w:r w:rsidRPr="00002815">
              <w:rPr>
                <w:color w:val="000000" w:themeColor="text1"/>
                <w:sz w:val="24"/>
              </w:rPr>
              <w:t>availability</w:t>
            </w:r>
          </w:p>
        </w:tc>
        <w:tc>
          <w:tcPr>
            <w:tcW w:w="7866" w:type="dxa"/>
          </w:tcPr>
          <w:p w14:paraId="087873C5" w14:textId="42C8C192" w:rsidR="005A0B7A" w:rsidRPr="005A0B7A" w:rsidRDefault="00852365" w:rsidP="005A0B7A">
            <w:pPr>
              <w:pStyle w:val="Heading1"/>
              <w:numPr>
                <w:ilvl w:val="0"/>
                <w:numId w:val="13"/>
              </w:numPr>
              <w:rPr>
                <w:b w:val="0"/>
                <w:bCs w:val="0"/>
                <w:color w:val="000000" w:themeColor="text1"/>
                <w:sz w:val="24"/>
              </w:rPr>
            </w:pPr>
            <w:r w:rsidRPr="00852365">
              <w:rPr>
                <w:b w:val="0"/>
                <w:bCs w:val="0"/>
                <w:color w:val="000000" w:themeColor="text1"/>
                <w:sz w:val="24"/>
              </w:rPr>
              <w:t>If a server fails, requests should be redirected to a backup server within 5 seconds to prevent downtime.</w:t>
            </w:r>
          </w:p>
        </w:tc>
      </w:tr>
      <w:tr w:rsidR="00002815" w:rsidRPr="00B81139" w14:paraId="371E1E56" w14:textId="77777777" w:rsidTr="001A5F03">
        <w:tc>
          <w:tcPr>
            <w:tcW w:w="1998" w:type="dxa"/>
          </w:tcPr>
          <w:p w14:paraId="3BDA6D66" w14:textId="77820DF4" w:rsidR="00002815" w:rsidRPr="00002815" w:rsidRDefault="0014139D" w:rsidP="00002815">
            <w:pPr>
              <w:pStyle w:val="Heading1"/>
              <w:rPr>
                <w:color w:val="000000" w:themeColor="text1"/>
                <w:sz w:val="24"/>
              </w:rPr>
            </w:pPr>
            <w:r w:rsidRPr="0014139D">
              <w:rPr>
                <w:color w:val="000000" w:themeColor="text1"/>
                <w:sz w:val="24"/>
              </w:rPr>
              <w:t>Security</w:t>
            </w:r>
          </w:p>
        </w:tc>
        <w:tc>
          <w:tcPr>
            <w:tcW w:w="7866" w:type="dxa"/>
          </w:tcPr>
          <w:p w14:paraId="511117CB" w14:textId="77777777" w:rsidR="00F2040A" w:rsidRDefault="00F2040A" w:rsidP="00F2040A">
            <w:pPr>
              <w:pStyle w:val="Heading1"/>
              <w:numPr>
                <w:ilvl w:val="0"/>
                <w:numId w:val="13"/>
              </w:numPr>
              <w:rPr>
                <w:b w:val="0"/>
                <w:bCs w:val="0"/>
                <w:color w:val="000000" w:themeColor="text1"/>
                <w:sz w:val="24"/>
              </w:rPr>
            </w:pPr>
            <w:r w:rsidRPr="00F2040A">
              <w:rPr>
                <w:b w:val="0"/>
                <w:bCs w:val="0"/>
                <w:color w:val="000000" w:themeColor="text1"/>
                <w:sz w:val="24"/>
              </w:rPr>
              <w:t>All user data and transactions should be fully encrypted.</w:t>
            </w:r>
          </w:p>
          <w:p w14:paraId="3D8E1F91" w14:textId="77777777" w:rsidR="00F2040A" w:rsidRDefault="001B2119" w:rsidP="001B2119">
            <w:pPr>
              <w:pStyle w:val="ListParagraph"/>
              <w:numPr>
                <w:ilvl w:val="0"/>
                <w:numId w:val="13"/>
              </w:numPr>
              <w:rPr>
                <w:sz w:val="24"/>
                <w:szCs w:val="24"/>
              </w:rPr>
            </w:pPr>
            <w:r w:rsidRPr="001B2119">
              <w:rPr>
                <w:sz w:val="24"/>
                <w:szCs w:val="24"/>
              </w:rPr>
              <w:t>Users must authenticate using authentication apps for enhanced security</w:t>
            </w:r>
          </w:p>
          <w:p w14:paraId="1ED671B4" w14:textId="77777777" w:rsidR="001B2119" w:rsidRDefault="006D3316" w:rsidP="006D3316">
            <w:pPr>
              <w:pStyle w:val="ListParagraph"/>
              <w:numPr>
                <w:ilvl w:val="0"/>
                <w:numId w:val="13"/>
              </w:numPr>
              <w:rPr>
                <w:sz w:val="24"/>
                <w:szCs w:val="24"/>
              </w:rPr>
            </w:pPr>
            <w:r w:rsidRPr="006D3316">
              <w:rPr>
                <w:sz w:val="24"/>
                <w:szCs w:val="24"/>
              </w:rPr>
              <w:t>Use machine learning models to detect unusual transactions and block fraudulent activities.</w:t>
            </w:r>
          </w:p>
          <w:p w14:paraId="6857C0D9" w14:textId="77777777" w:rsidR="006D3316" w:rsidRDefault="009C100B" w:rsidP="009C100B">
            <w:pPr>
              <w:pStyle w:val="ListParagraph"/>
              <w:numPr>
                <w:ilvl w:val="0"/>
                <w:numId w:val="13"/>
              </w:numPr>
              <w:rPr>
                <w:sz w:val="24"/>
                <w:szCs w:val="24"/>
              </w:rPr>
            </w:pPr>
            <w:r w:rsidRPr="009C100B">
              <w:rPr>
                <w:sz w:val="24"/>
                <w:szCs w:val="24"/>
              </w:rPr>
              <w:t>Limit access based on user roles (e.g., admin, investor, customer support) to prevent unauthorized access.</w:t>
            </w:r>
          </w:p>
          <w:p w14:paraId="45A3C735" w14:textId="22604124" w:rsidR="009C100B" w:rsidRPr="009C100B" w:rsidRDefault="009C100B" w:rsidP="009C100B">
            <w:pPr>
              <w:pStyle w:val="ListParagraph"/>
              <w:numPr>
                <w:ilvl w:val="0"/>
                <w:numId w:val="13"/>
              </w:numPr>
              <w:rPr>
                <w:sz w:val="24"/>
                <w:szCs w:val="24"/>
              </w:rPr>
            </w:pPr>
            <w:r w:rsidRPr="009C100B">
              <w:rPr>
                <w:sz w:val="24"/>
                <w:szCs w:val="24"/>
              </w:rPr>
              <w:t>Conduct monthly security tests to find and fix vulnerabilities before attackers do.</w:t>
            </w:r>
          </w:p>
        </w:tc>
      </w:tr>
      <w:tr w:rsidR="00002815" w:rsidRPr="00B81139" w14:paraId="34B0C8EF" w14:textId="77777777" w:rsidTr="00002815">
        <w:trPr>
          <w:trHeight w:val="674"/>
        </w:trPr>
        <w:tc>
          <w:tcPr>
            <w:tcW w:w="1998" w:type="dxa"/>
          </w:tcPr>
          <w:p w14:paraId="2B98E060" w14:textId="19B1F4DE" w:rsidR="00002815" w:rsidRPr="00002815" w:rsidRDefault="0014139D" w:rsidP="00002815">
            <w:pPr>
              <w:pStyle w:val="Heading1"/>
              <w:rPr>
                <w:color w:val="000000" w:themeColor="text1"/>
                <w:sz w:val="24"/>
              </w:rPr>
            </w:pPr>
            <w:r w:rsidRPr="0014139D">
              <w:rPr>
                <w:color w:val="000000" w:themeColor="text1"/>
                <w:sz w:val="24"/>
              </w:rPr>
              <w:lastRenderedPageBreak/>
              <w:t>Usability</w:t>
            </w:r>
          </w:p>
        </w:tc>
        <w:tc>
          <w:tcPr>
            <w:tcW w:w="7866" w:type="dxa"/>
          </w:tcPr>
          <w:p w14:paraId="28527F2D" w14:textId="50729944" w:rsidR="00002815" w:rsidRPr="0016691B" w:rsidRDefault="00602A60" w:rsidP="00602A60">
            <w:pPr>
              <w:pStyle w:val="Heading1"/>
              <w:numPr>
                <w:ilvl w:val="0"/>
                <w:numId w:val="14"/>
              </w:numPr>
              <w:rPr>
                <w:b w:val="0"/>
                <w:bCs w:val="0"/>
                <w:color w:val="000000" w:themeColor="text1"/>
                <w:sz w:val="24"/>
              </w:rPr>
            </w:pPr>
            <w:r w:rsidRPr="00602A60">
              <w:rPr>
                <w:b w:val="0"/>
                <w:bCs w:val="0"/>
                <w:color w:val="000000" w:themeColor="text1"/>
                <w:sz w:val="24"/>
              </w:rPr>
              <w:t>The platform should be easy to use with a clear dashboard</w:t>
            </w:r>
            <w:r w:rsidR="00E7240D">
              <w:rPr>
                <w:b w:val="0"/>
                <w:bCs w:val="0"/>
                <w:color w:val="000000" w:themeColor="text1"/>
                <w:sz w:val="24"/>
              </w:rPr>
              <w:t xml:space="preserve"> and</w:t>
            </w:r>
            <w:r w:rsidRPr="00602A60">
              <w:rPr>
                <w:b w:val="0"/>
                <w:bCs w:val="0"/>
                <w:color w:val="000000" w:themeColor="text1"/>
                <w:sz w:val="24"/>
              </w:rPr>
              <w:t xml:space="preserve"> real-time graphs.</w:t>
            </w:r>
          </w:p>
          <w:p w14:paraId="22E48AE2" w14:textId="3969D155" w:rsidR="0016691B" w:rsidRPr="00CA3CAC" w:rsidRDefault="0016691B" w:rsidP="00CA3CAC">
            <w:pPr>
              <w:pStyle w:val="ListParagraph"/>
              <w:numPr>
                <w:ilvl w:val="0"/>
                <w:numId w:val="14"/>
              </w:numPr>
              <w:rPr>
                <w:sz w:val="24"/>
                <w:szCs w:val="24"/>
              </w:rPr>
            </w:pPr>
            <w:r w:rsidRPr="0016691B">
              <w:rPr>
                <w:sz w:val="24"/>
                <w:szCs w:val="24"/>
              </w:rPr>
              <w:t>The system must work seamlessly across mobile, tablets, and desktops, adapting to screen sizes dynamically.</w:t>
            </w:r>
          </w:p>
        </w:tc>
      </w:tr>
      <w:tr w:rsidR="00B81139" w:rsidRPr="00B81139" w14:paraId="2FA2A40E" w14:textId="77777777" w:rsidTr="001A5F03">
        <w:tc>
          <w:tcPr>
            <w:tcW w:w="1998" w:type="dxa"/>
          </w:tcPr>
          <w:p w14:paraId="201D831B" w14:textId="022B49A2" w:rsidR="00B03C18" w:rsidRPr="00002815" w:rsidRDefault="00002815" w:rsidP="00002815">
            <w:pPr>
              <w:pStyle w:val="Heading1"/>
              <w:rPr>
                <w:color w:val="000000" w:themeColor="text1"/>
                <w:sz w:val="24"/>
              </w:rPr>
            </w:pPr>
            <w:r w:rsidRPr="00002815">
              <w:rPr>
                <w:color w:val="000000" w:themeColor="text1"/>
                <w:sz w:val="24"/>
              </w:rPr>
              <w:t>Portability and</w:t>
            </w:r>
            <w:r>
              <w:rPr>
                <w:color w:val="000000" w:themeColor="text1"/>
                <w:sz w:val="24"/>
              </w:rPr>
              <w:t xml:space="preserve"> </w:t>
            </w:r>
            <w:r w:rsidRPr="00002815">
              <w:rPr>
                <w:color w:val="000000" w:themeColor="text1"/>
                <w:sz w:val="24"/>
              </w:rPr>
              <w:t>compatibility</w:t>
            </w:r>
          </w:p>
        </w:tc>
        <w:tc>
          <w:tcPr>
            <w:tcW w:w="7866" w:type="dxa"/>
          </w:tcPr>
          <w:p w14:paraId="38F31ADE" w14:textId="77777777" w:rsidR="00B03C18" w:rsidRDefault="00BE55FB" w:rsidP="00BE55FB">
            <w:pPr>
              <w:pStyle w:val="Heading1"/>
              <w:numPr>
                <w:ilvl w:val="0"/>
                <w:numId w:val="15"/>
              </w:numPr>
              <w:rPr>
                <w:b w:val="0"/>
                <w:bCs w:val="0"/>
                <w:color w:val="000000" w:themeColor="text1"/>
                <w:sz w:val="24"/>
              </w:rPr>
            </w:pPr>
            <w:r w:rsidRPr="00BE55FB">
              <w:rPr>
                <w:b w:val="0"/>
                <w:bCs w:val="0"/>
                <w:color w:val="000000" w:themeColor="text1"/>
                <w:sz w:val="24"/>
              </w:rPr>
              <w:t>The application should work on Windows, macOS, Linux, iOS, and Android without performance issues.</w:t>
            </w:r>
          </w:p>
          <w:p w14:paraId="0A6EDA84" w14:textId="77777777" w:rsidR="00BE55FB" w:rsidRDefault="00CE2A98" w:rsidP="00CE2A98">
            <w:pPr>
              <w:pStyle w:val="ListParagraph"/>
              <w:numPr>
                <w:ilvl w:val="0"/>
                <w:numId w:val="15"/>
              </w:numPr>
              <w:rPr>
                <w:sz w:val="24"/>
                <w:szCs w:val="24"/>
              </w:rPr>
            </w:pPr>
            <w:r>
              <w:rPr>
                <w:sz w:val="24"/>
                <w:szCs w:val="24"/>
              </w:rPr>
              <w:t>App should s</w:t>
            </w:r>
            <w:r w:rsidRPr="00CE2A98">
              <w:rPr>
                <w:sz w:val="24"/>
                <w:szCs w:val="24"/>
              </w:rPr>
              <w:t xml:space="preserve">upport for </w:t>
            </w:r>
            <w:r>
              <w:rPr>
                <w:sz w:val="24"/>
                <w:szCs w:val="24"/>
              </w:rPr>
              <w:t>m</w:t>
            </w:r>
            <w:r w:rsidRPr="00CE2A98">
              <w:rPr>
                <w:sz w:val="24"/>
                <w:szCs w:val="24"/>
              </w:rPr>
              <w:t xml:space="preserve">ultiple </w:t>
            </w:r>
            <w:r>
              <w:rPr>
                <w:sz w:val="24"/>
                <w:szCs w:val="24"/>
              </w:rPr>
              <w:t>p</w:t>
            </w:r>
            <w:r w:rsidRPr="00CE2A98">
              <w:rPr>
                <w:sz w:val="24"/>
                <w:szCs w:val="24"/>
              </w:rPr>
              <w:t xml:space="preserve">ayment </w:t>
            </w:r>
            <w:r>
              <w:rPr>
                <w:sz w:val="24"/>
                <w:szCs w:val="24"/>
              </w:rPr>
              <w:t>m</w:t>
            </w:r>
            <w:r w:rsidRPr="00CE2A98">
              <w:rPr>
                <w:sz w:val="24"/>
                <w:szCs w:val="24"/>
              </w:rPr>
              <w:t xml:space="preserve">ethods </w:t>
            </w:r>
          </w:p>
          <w:p w14:paraId="273B7921" w14:textId="2BBAA7CB" w:rsidR="00523C60" w:rsidRPr="00375598" w:rsidRDefault="00E86AF9" w:rsidP="00375598">
            <w:pPr>
              <w:pStyle w:val="ListParagraph"/>
              <w:numPr>
                <w:ilvl w:val="0"/>
                <w:numId w:val="15"/>
              </w:numPr>
              <w:rPr>
                <w:sz w:val="24"/>
                <w:szCs w:val="24"/>
              </w:rPr>
            </w:pPr>
            <w:r>
              <w:rPr>
                <w:sz w:val="24"/>
                <w:szCs w:val="24"/>
              </w:rPr>
              <w:t xml:space="preserve">App should be </w:t>
            </w:r>
            <w:r w:rsidR="002653BF">
              <w:rPr>
                <w:sz w:val="24"/>
                <w:szCs w:val="24"/>
              </w:rPr>
              <w:t>multilingual</w:t>
            </w:r>
            <w:r>
              <w:rPr>
                <w:sz w:val="24"/>
                <w:szCs w:val="24"/>
              </w:rPr>
              <w:t xml:space="preserve">, as it </w:t>
            </w:r>
            <w:r w:rsidRPr="00523C60">
              <w:rPr>
                <w:sz w:val="24"/>
                <w:szCs w:val="24"/>
              </w:rPr>
              <w:t xml:space="preserve">should be </w:t>
            </w:r>
            <w:r w:rsidR="00523C60" w:rsidRPr="00523C60">
              <w:rPr>
                <w:sz w:val="24"/>
                <w:szCs w:val="24"/>
              </w:rPr>
              <w:t>available in Arabic, English, and other regional languages.</w:t>
            </w:r>
          </w:p>
        </w:tc>
      </w:tr>
    </w:tbl>
    <w:p w14:paraId="3DDCC811" w14:textId="77777777" w:rsidR="007B6E0A" w:rsidRDefault="007B6E0A">
      <w:pPr>
        <w:pStyle w:val="Heading2"/>
      </w:pPr>
      <w:bookmarkStart w:id="9" w:name="_Toc128921824"/>
      <w:bookmarkEnd w:id="8"/>
    </w:p>
    <w:p w14:paraId="10F4EB1D" w14:textId="14F3C603" w:rsidR="00941C6A" w:rsidRDefault="0005127E" w:rsidP="00F23C5F">
      <w:pPr>
        <w:pStyle w:val="Heading2"/>
      </w:pPr>
      <w:r>
        <w:lastRenderedPageBreak/>
        <w:t>Use Case Model</w:t>
      </w:r>
      <w:bookmarkStart w:id="10" w:name="_Toc128921825"/>
      <w:bookmarkEnd w:id="9"/>
      <w:r w:rsidR="00F23C5F">
        <w:rPr>
          <w:noProof/>
        </w:rPr>
        <w:drawing>
          <wp:inline distT="0" distB="0" distL="0" distR="0" wp14:anchorId="7B6518FB" wp14:editId="1B52C59F">
            <wp:extent cx="6126480" cy="3932555"/>
            <wp:effectExtent l="0" t="0" r="7620" b="0"/>
            <wp:docPr id="1001869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9542" name="Picture 1" descr="A diagram of a company&#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3932555"/>
                    </a:xfrm>
                    <a:prstGeom prst="rect">
                      <a:avLst/>
                    </a:prstGeom>
                  </pic:spPr>
                </pic:pic>
              </a:graphicData>
            </a:graphic>
          </wp:inline>
        </w:drawing>
      </w:r>
    </w:p>
    <w:p w14:paraId="3929F61B" w14:textId="77777777" w:rsidR="00F6371D" w:rsidRDefault="00F6371D" w:rsidP="00941C6A"/>
    <w:p w14:paraId="2D7215E1" w14:textId="77777777" w:rsidR="007606C3" w:rsidRDefault="00B96AE9" w:rsidP="007606C3">
      <w:pPr>
        <w:pStyle w:val="ListParagraph"/>
        <w:numPr>
          <w:ilvl w:val="0"/>
          <w:numId w:val="32"/>
        </w:numPr>
        <w:rPr>
          <w:sz w:val="24"/>
          <w:szCs w:val="24"/>
        </w:rPr>
      </w:pPr>
      <w:r w:rsidRPr="00B96AE9">
        <w:rPr>
          <w:b/>
          <w:sz w:val="24"/>
          <w:szCs w:val="24"/>
        </w:rPr>
        <w:t xml:space="preserve">Investor: </w:t>
      </w:r>
      <w:r w:rsidRPr="00B96AE9">
        <w:rPr>
          <w:sz w:val="24"/>
          <w:szCs w:val="24"/>
        </w:rPr>
        <w:t>Represents users who invest in various financial instruments.</w:t>
      </w:r>
    </w:p>
    <w:p w14:paraId="7A2584AD" w14:textId="0421394D" w:rsidR="007606C3" w:rsidRPr="007606C3" w:rsidRDefault="00F44B5E" w:rsidP="007606C3">
      <w:pPr>
        <w:pStyle w:val="ListParagraph"/>
        <w:numPr>
          <w:ilvl w:val="0"/>
          <w:numId w:val="32"/>
        </w:numPr>
        <w:rPr>
          <w:sz w:val="24"/>
          <w:szCs w:val="24"/>
        </w:rPr>
      </w:pPr>
      <w:r>
        <w:rPr>
          <w:rFonts w:eastAsia="Times New Roman" w:cstheme="minorHAnsi"/>
          <w:b/>
          <w:bCs/>
          <w:sz w:val="24"/>
          <w:szCs w:val="24"/>
        </w:rPr>
        <w:t>Financial advisors</w:t>
      </w:r>
      <w:r w:rsidR="007606C3" w:rsidRPr="007606C3">
        <w:rPr>
          <w:rFonts w:eastAsia="Times New Roman" w:cstheme="minorHAnsi"/>
          <w:sz w:val="24"/>
          <w:szCs w:val="24"/>
        </w:rPr>
        <w:t xml:space="preserve">: </w:t>
      </w:r>
      <w:r>
        <w:rPr>
          <w:rFonts w:eastAsia="Times New Roman" w:cstheme="minorHAnsi"/>
          <w:sz w:val="24"/>
          <w:szCs w:val="24"/>
        </w:rPr>
        <w:t>They use it as an assistant to their financial job to track their clients’ portfolios</w:t>
      </w:r>
      <w:r w:rsidR="007606C3" w:rsidRPr="007606C3">
        <w:rPr>
          <w:rFonts w:eastAsia="Times New Roman" w:cstheme="minorHAnsi"/>
          <w:sz w:val="24"/>
          <w:szCs w:val="24"/>
        </w:rPr>
        <w:t>.</w:t>
      </w:r>
    </w:p>
    <w:p w14:paraId="53A5CB5B" w14:textId="77777777" w:rsidR="007606C3" w:rsidRPr="007606C3" w:rsidRDefault="007606C3" w:rsidP="007606C3">
      <w:pPr>
        <w:pStyle w:val="ListParagraph"/>
        <w:numPr>
          <w:ilvl w:val="0"/>
          <w:numId w:val="32"/>
        </w:numPr>
        <w:rPr>
          <w:sz w:val="24"/>
          <w:szCs w:val="24"/>
        </w:rPr>
      </w:pPr>
      <w:r w:rsidRPr="007606C3">
        <w:rPr>
          <w:rFonts w:eastAsia="Times New Roman" w:cstheme="minorHAnsi"/>
          <w:b/>
          <w:bCs/>
          <w:sz w:val="24"/>
          <w:szCs w:val="24"/>
        </w:rPr>
        <w:t>Institutional Investor</w:t>
      </w:r>
      <w:r w:rsidRPr="007606C3">
        <w:rPr>
          <w:rFonts w:eastAsia="Times New Roman" w:cstheme="minorHAnsi"/>
          <w:sz w:val="24"/>
          <w:szCs w:val="24"/>
        </w:rPr>
        <w:t>: Companies, banks, or funds managing large investments.</w:t>
      </w:r>
    </w:p>
    <w:p w14:paraId="74B1A67F" w14:textId="17365132" w:rsidR="00CA72BD" w:rsidRPr="00CA72BD" w:rsidRDefault="00F44B5E" w:rsidP="00CA72BD">
      <w:pPr>
        <w:pStyle w:val="ListParagraph"/>
        <w:numPr>
          <w:ilvl w:val="0"/>
          <w:numId w:val="32"/>
        </w:numPr>
        <w:rPr>
          <w:sz w:val="24"/>
          <w:szCs w:val="24"/>
        </w:rPr>
      </w:pPr>
      <w:proofErr w:type="gramStart"/>
      <w:r>
        <w:rPr>
          <w:rFonts w:eastAsia="Times New Roman" w:cstheme="minorHAnsi"/>
          <w:b/>
          <w:bCs/>
          <w:sz w:val="24"/>
          <w:szCs w:val="24"/>
        </w:rPr>
        <w:t>Families</w:t>
      </w:r>
      <w:r w:rsidR="007606C3" w:rsidRPr="007606C3">
        <w:rPr>
          <w:rFonts w:eastAsia="Times New Roman" w:cstheme="minorHAnsi"/>
          <w:b/>
          <w:bCs/>
          <w:sz w:val="24"/>
          <w:szCs w:val="24"/>
        </w:rPr>
        <w:t xml:space="preserve"> :</w:t>
      </w:r>
      <w:proofErr w:type="gramEnd"/>
      <w:r w:rsidR="007606C3" w:rsidRPr="007606C3">
        <w:rPr>
          <w:rFonts w:eastAsia="Times New Roman" w:cstheme="minorHAnsi"/>
          <w:sz w:val="24"/>
          <w:szCs w:val="24"/>
        </w:rPr>
        <w:t xml:space="preserve"> </w:t>
      </w:r>
      <w:r>
        <w:rPr>
          <w:rFonts w:eastAsia="Times New Roman" w:cstheme="minorHAnsi"/>
          <w:sz w:val="24"/>
          <w:szCs w:val="24"/>
        </w:rPr>
        <w:t xml:space="preserve">Helps them to manage their multipurpose finances as financial educational part. Plans for major life events or </w:t>
      </w:r>
      <w:proofErr w:type="gramStart"/>
      <w:r>
        <w:rPr>
          <w:rFonts w:eastAsia="Times New Roman" w:cstheme="minorHAnsi"/>
          <w:sz w:val="24"/>
          <w:szCs w:val="24"/>
        </w:rPr>
        <w:t>manage</w:t>
      </w:r>
      <w:proofErr w:type="gramEnd"/>
      <w:r>
        <w:rPr>
          <w:rFonts w:eastAsia="Times New Roman" w:cstheme="minorHAnsi"/>
          <w:sz w:val="24"/>
          <w:szCs w:val="24"/>
        </w:rPr>
        <w:t xml:space="preserve"> risks</w:t>
      </w:r>
    </w:p>
    <w:p w14:paraId="00FAB273" w14:textId="5015F054" w:rsidR="00CA72BD" w:rsidRPr="00CA72BD" w:rsidRDefault="00CA72BD" w:rsidP="00CA72BD">
      <w:pPr>
        <w:pStyle w:val="ListParagraph"/>
        <w:numPr>
          <w:ilvl w:val="0"/>
          <w:numId w:val="32"/>
        </w:numPr>
        <w:rPr>
          <w:sz w:val="24"/>
          <w:szCs w:val="24"/>
        </w:rPr>
      </w:pPr>
      <w:r w:rsidRPr="00CA72BD">
        <w:rPr>
          <w:b/>
          <w:bCs/>
          <w:sz w:val="24"/>
          <w:szCs w:val="24"/>
        </w:rPr>
        <w:t xml:space="preserve">Other Systems: </w:t>
      </w:r>
      <w:r w:rsidRPr="00CA72BD">
        <w:rPr>
          <w:sz w:val="24"/>
          <w:szCs w:val="24"/>
        </w:rPr>
        <w:t>External systems interacting with the investment system.</w:t>
      </w:r>
    </w:p>
    <w:p w14:paraId="17A767D3" w14:textId="77777777" w:rsidR="00941C6A" w:rsidRDefault="00941C6A">
      <w:pPr>
        <w:pStyle w:val="Heading2"/>
      </w:pPr>
    </w:p>
    <w:p w14:paraId="1ABF7702" w14:textId="77777777" w:rsidR="00DF4E92" w:rsidRDefault="00DF4E92" w:rsidP="00DF4E92"/>
    <w:p w14:paraId="0549FA09" w14:textId="77777777" w:rsidR="00DF4E92" w:rsidRDefault="00DF4E92" w:rsidP="00DF4E92"/>
    <w:p w14:paraId="4ED00146" w14:textId="77777777" w:rsidR="00DF4E92" w:rsidRPr="00DF4E92" w:rsidRDefault="00DF4E92" w:rsidP="00DF4E92"/>
    <w:p w14:paraId="6906AB06" w14:textId="77777777" w:rsidR="0087553E" w:rsidRDefault="0087553E" w:rsidP="0087553E"/>
    <w:p w14:paraId="75C49DE9" w14:textId="77777777" w:rsidR="0087553E" w:rsidRPr="0087553E" w:rsidRDefault="0087553E" w:rsidP="0087553E"/>
    <w:p w14:paraId="3844BEB8" w14:textId="7912557D" w:rsidR="005C5CE6" w:rsidRPr="005E09B9" w:rsidRDefault="0005127E" w:rsidP="005E09B9">
      <w:pPr>
        <w:pStyle w:val="Heading2"/>
      </w:pPr>
      <w:r>
        <w:t>Enriched User Stories</w:t>
      </w:r>
      <w:bookmarkEnd w:id="10"/>
    </w:p>
    <w:p w14:paraId="2FCA5F7B" w14:textId="77777777" w:rsidR="00C12BD2" w:rsidRDefault="00C12BD2" w:rsidP="00C12BD2">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01BDB4F9" w14:textId="77777777" w:rsidR="00C12BD2" w:rsidRDefault="00C12BD2" w:rsidP="00C12BD2">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12BD2" w14:paraId="4C9AAF30"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5D46C47" w14:textId="77777777" w:rsidR="00C12BD2" w:rsidRDefault="00C12BD2" w:rsidP="00946054">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4AC600" w14:textId="77777777" w:rsidR="00C12BD2" w:rsidRDefault="00C12BD2" w:rsidP="00946054">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C12BD2" w14:paraId="4E750817"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53F9F53" w14:textId="77777777" w:rsidR="00C12BD2" w:rsidRDefault="00C12BD2" w:rsidP="00946054">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4D019A7" w14:textId="77777777" w:rsidR="00C12BD2" w:rsidRDefault="00C12BD2" w:rsidP="00946054">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Signup for user</w:t>
            </w:r>
          </w:p>
        </w:tc>
      </w:tr>
      <w:tr w:rsidR="00C12BD2" w14:paraId="62574980"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AC42DD3" w14:textId="77777777" w:rsidR="00C12BD2" w:rsidRDefault="00C12BD2" w:rsidP="00946054">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531EDED4" w14:textId="77777777" w:rsidR="00C12BD2" w:rsidRDefault="00C12BD2" w:rsidP="00946054">
            <w:pPr>
              <w:spacing w:after="0" w:line="264" w:lineRule="auto"/>
            </w:pPr>
            <w:r>
              <w:t>User</w:t>
            </w:r>
          </w:p>
        </w:tc>
      </w:tr>
      <w:tr w:rsidR="00C12BD2" w14:paraId="6F55BBF3"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9AB8F36" w14:textId="77777777" w:rsidR="00C12BD2" w:rsidRDefault="00C12BD2" w:rsidP="00946054">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55A1F10B" w14:textId="77777777" w:rsidR="00C12BD2" w:rsidRDefault="00C12BD2" w:rsidP="00946054">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 </w:t>
            </w:r>
          </w:p>
          <w:p w14:paraId="40A91873" w14:textId="77777777" w:rsidR="00C12BD2" w:rsidRDefault="00C12BD2" w:rsidP="00946054">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to sign up to the application </w:t>
            </w:r>
          </w:p>
          <w:p w14:paraId="321BCB5F" w14:textId="77777777" w:rsidR="00C12BD2" w:rsidRDefault="00C12BD2" w:rsidP="00946054">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proofErr w:type="gramEnd"/>
            <w:r>
              <w:rPr>
                <w:rFonts w:ascii="Arial" w:eastAsia="Times New Roman" w:hAnsi="Arial" w:cs="Arial"/>
                <w:color w:val="000000"/>
              </w:rPr>
              <w:t xml:space="preserve"> I can login in and use the application</w:t>
            </w:r>
          </w:p>
        </w:tc>
      </w:tr>
      <w:tr w:rsidR="00C12BD2" w14:paraId="44AB617E"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7183B35" w14:textId="77777777" w:rsidR="00C12BD2" w:rsidRDefault="00C12BD2" w:rsidP="00946054">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7A449AF" w14:textId="77777777" w:rsidR="00C12BD2" w:rsidRDefault="00C12BD2" w:rsidP="00946054">
            <w:pPr>
              <w:spacing w:before="2" w:after="0" w:line="240" w:lineRule="auto"/>
              <w:rPr>
                <w:rFonts w:ascii="Bahnschrift Light Condensed" w:eastAsia="Times New Roman" w:hAnsi="Bahnschrift Light Condensed" w:cs="Calibri"/>
                <w:color w:val="000000"/>
                <w:sz w:val="24"/>
                <w:szCs w:val="24"/>
              </w:rPr>
            </w:pPr>
          </w:p>
        </w:tc>
      </w:tr>
      <w:tr w:rsidR="00C12BD2" w14:paraId="6276610A"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DC7EAF9" w14:textId="77777777" w:rsidR="00C12BD2" w:rsidRDefault="00C12BD2" w:rsidP="00946054">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798E483E" w14:textId="77777777" w:rsidR="00C12BD2" w:rsidRDefault="00C12BD2" w:rsidP="00946054">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National ID should not be duplicated with the data base</w:t>
            </w:r>
          </w:p>
        </w:tc>
      </w:tr>
      <w:tr w:rsidR="00C12BD2" w14:paraId="5A98C094"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275B9D6" w14:textId="77777777" w:rsidR="00C12BD2" w:rsidRDefault="00C12BD2" w:rsidP="00946054">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9673497" w14:textId="77777777" w:rsidR="00C12BD2" w:rsidRPr="00AA585D" w:rsidRDefault="00C12BD2" w:rsidP="00946054">
            <w:pPr>
              <w:spacing w:after="60"/>
              <w:rPr>
                <w:rFonts w:ascii="Arial" w:eastAsia="Times New Roman" w:hAnsi="Arial" w:cs="Arial"/>
                <w:b/>
                <w:bCs/>
                <w:color w:val="000000"/>
              </w:rPr>
            </w:pPr>
            <w:r w:rsidRPr="00AA585D">
              <w:rPr>
                <w:rFonts w:ascii="Arial" w:eastAsia="Times New Roman" w:hAnsi="Arial" w:cs="Arial"/>
                <w:b/>
                <w:bCs/>
                <w:color w:val="000000"/>
              </w:rPr>
              <w:t xml:space="preserve">Given </w:t>
            </w:r>
            <w:r w:rsidRPr="00C85C1F">
              <w:rPr>
                <w:rFonts w:ascii="Arial" w:eastAsia="Times New Roman" w:hAnsi="Arial" w:cs="Arial"/>
                <w:color w:val="000000"/>
              </w:rPr>
              <w:t>I’m</w:t>
            </w:r>
            <w:r>
              <w:rPr>
                <w:rFonts w:ascii="Arial" w:eastAsia="Times New Roman" w:hAnsi="Arial" w:cs="Arial"/>
                <w:color w:val="000000"/>
              </w:rPr>
              <w:t xml:space="preserve"> a user </w:t>
            </w:r>
            <w:r w:rsidRPr="00C85C1F">
              <w:rPr>
                <w:rFonts w:ascii="Arial" w:eastAsia="Times New Roman" w:hAnsi="Arial" w:cs="Arial"/>
                <w:color w:val="000000"/>
              </w:rPr>
              <w:t xml:space="preserve">and I’m on the </w:t>
            </w:r>
            <w:r>
              <w:rPr>
                <w:rFonts w:ascii="Arial" w:eastAsia="Times New Roman" w:hAnsi="Arial" w:cs="Arial"/>
                <w:color w:val="000000"/>
              </w:rPr>
              <w:t>login in page</w:t>
            </w:r>
          </w:p>
          <w:p w14:paraId="7759436B" w14:textId="77777777" w:rsidR="00C12BD2" w:rsidRPr="00C85C1F" w:rsidRDefault="00C12BD2" w:rsidP="00946054">
            <w:pPr>
              <w:spacing w:after="60"/>
              <w:rPr>
                <w:rFonts w:ascii="Arial" w:eastAsia="Times New Roman" w:hAnsi="Arial" w:cs="Arial"/>
                <w:b/>
                <w:bCs/>
                <w:color w:val="000000"/>
              </w:rPr>
            </w:pPr>
            <w:r w:rsidRPr="00AA585D">
              <w:rPr>
                <w:rFonts w:ascii="Arial" w:eastAsia="Times New Roman" w:hAnsi="Arial" w:cs="Arial"/>
                <w:b/>
                <w:bCs/>
                <w:color w:val="000000"/>
              </w:rPr>
              <w:t xml:space="preserve">When </w:t>
            </w:r>
            <w:r w:rsidRPr="00C85C1F">
              <w:rPr>
                <w:rFonts w:ascii="Arial" w:eastAsia="Times New Roman" w:hAnsi="Arial" w:cs="Arial"/>
                <w:color w:val="000000"/>
              </w:rPr>
              <w:t xml:space="preserve">I fill in the </w:t>
            </w:r>
            <w:proofErr w:type="gramStart"/>
            <w:r w:rsidRPr="00C85C1F">
              <w:rPr>
                <w:rFonts w:ascii="Arial" w:eastAsia="Times New Roman" w:hAnsi="Arial" w:cs="Arial"/>
                <w:color w:val="000000"/>
              </w:rPr>
              <w:t>sign up</w:t>
            </w:r>
            <w:proofErr w:type="gramEnd"/>
            <w:r w:rsidRPr="00C85C1F">
              <w:rPr>
                <w:rFonts w:ascii="Arial" w:eastAsia="Times New Roman" w:hAnsi="Arial" w:cs="Arial"/>
                <w:color w:val="000000"/>
              </w:rPr>
              <w:t xml:space="preserve"> information fields with my credentials and I click</w:t>
            </w:r>
            <w:r>
              <w:rPr>
                <w:rFonts w:ascii="Arial" w:eastAsia="Times New Roman" w:hAnsi="Arial" w:cs="Arial"/>
                <w:color w:val="000000"/>
              </w:rPr>
              <w:t xml:space="preserve"> </w:t>
            </w:r>
            <w:r w:rsidRPr="00C85C1F">
              <w:rPr>
                <w:rFonts w:ascii="Arial" w:eastAsia="Times New Roman" w:hAnsi="Arial" w:cs="Arial"/>
                <w:color w:val="000000"/>
              </w:rPr>
              <w:t>sign up</w:t>
            </w:r>
          </w:p>
          <w:p w14:paraId="367C5369" w14:textId="77777777" w:rsidR="00C12BD2" w:rsidRDefault="00C12BD2" w:rsidP="00946054">
            <w:pPr>
              <w:spacing w:after="60"/>
              <w:rPr>
                <w:b/>
                <w:bCs/>
                <w:color w:val="C00000"/>
              </w:rPr>
            </w:pPr>
            <w:r w:rsidRPr="00AA585D">
              <w:rPr>
                <w:rFonts w:ascii="Arial" w:eastAsia="Times New Roman" w:hAnsi="Arial" w:cs="Arial"/>
                <w:b/>
                <w:bCs/>
                <w:color w:val="000000"/>
              </w:rPr>
              <w:t xml:space="preserve">Then </w:t>
            </w:r>
            <w:r w:rsidRPr="00C85C1F">
              <w:rPr>
                <w:rFonts w:ascii="Arial" w:eastAsia="Times New Roman" w:hAnsi="Arial" w:cs="Arial"/>
                <w:color w:val="000000"/>
              </w:rPr>
              <w:t>the system signs me up</w:t>
            </w:r>
          </w:p>
        </w:tc>
      </w:tr>
    </w:tbl>
    <w:p w14:paraId="3120DB03" w14:textId="77777777" w:rsidR="00C12BD2" w:rsidRDefault="00C12BD2" w:rsidP="00C12BD2">
      <w:pPr>
        <w:spacing w:after="0" w:line="228" w:lineRule="auto"/>
        <w:rPr>
          <w:rFonts w:eastAsia="Times New Roman" w:cstheme="minorHAnsi"/>
          <w:b/>
          <w:bCs/>
          <w:color w:val="1F3864"/>
        </w:rPr>
      </w:pPr>
      <w:r>
        <w:br w:type="textWrapping" w:clear="all"/>
      </w:r>
    </w:p>
    <w:p w14:paraId="547ED57C" w14:textId="77777777" w:rsidR="00C12BD2" w:rsidRDefault="00C12BD2" w:rsidP="00C12BD2">
      <w:pPr>
        <w:spacing w:after="0" w:line="228" w:lineRule="auto"/>
      </w:pPr>
      <w:r>
        <w:rPr>
          <w:rFonts w:eastAsia="Times New Roman" w:cstheme="minorHAnsi"/>
          <w:b/>
          <w:bCs/>
          <w:color w:val="1F3864"/>
        </w:rPr>
        <w:t xml:space="preserve">  </w:t>
      </w:r>
      <w:r>
        <w:rPr>
          <w:rFonts w:eastAsia="Times New Roman" w:cstheme="minorHAnsi"/>
          <w:b/>
          <w:bCs/>
          <w:color w:val="1F3864"/>
        </w:rPr>
        <w:tab/>
      </w:r>
      <w:r>
        <w:rPr>
          <w:rFonts w:eastAsia="Times New Roman" w:cstheme="minorHAnsi"/>
          <w:b/>
          <w:bCs/>
          <w:color w:val="1F3864"/>
          <w:sz w:val="26"/>
          <w:szCs w:val="26"/>
        </w:rPr>
        <w:t xml:space="preserve">Normal Scenario </w:t>
      </w:r>
    </w:p>
    <w:p w14:paraId="20D0D642" w14:textId="77777777" w:rsidR="00C12BD2" w:rsidRPr="005A67EA" w:rsidRDefault="00C12BD2" w:rsidP="00C12BD2">
      <w:pPr>
        <w:spacing w:after="0" w:line="228" w:lineRule="auto"/>
      </w:pP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311A4445"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6B85E26" w14:textId="77777777" w:rsidR="00C12BD2" w:rsidRDefault="00C12BD2" w:rsidP="00946054">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A0085CF" w14:textId="77777777" w:rsidR="00C12BD2" w:rsidRDefault="00C12BD2" w:rsidP="00946054">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4BF2928B" w14:textId="77777777" w:rsidTr="00946054">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B9DE63" w14:textId="77777777" w:rsidR="00C12BD2" w:rsidRDefault="00C12BD2" w:rsidP="00946054">
            <w:pPr>
              <w:spacing w:after="0"/>
              <w:rPr>
                <w:b/>
                <w:bCs/>
              </w:rPr>
            </w:pPr>
            <w:r>
              <w:t>1- Click on sign up</w:t>
            </w:r>
          </w:p>
        </w:tc>
        <w:tc>
          <w:tcPr>
            <w:tcW w:w="4237" w:type="dxa"/>
            <w:tcBorders>
              <w:top w:val="nil"/>
              <w:left w:val="nil"/>
              <w:bottom w:val="single" w:sz="18" w:space="0" w:color="FFFFFF"/>
              <w:right w:val="single" w:sz="18" w:space="0" w:color="FFFFFF"/>
            </w:tcBorders>
            <w:shd w:val="clear" w:color="auto" w:fill="DAEEF3" w:themeFill="accent5" w:themeFillTint="33"/>
          </w:tcPr>
          <w:p w14:paraId="10955535" w14:textId="77777777" w:rsidR="00C12BD2" w:rsidRDefault="00C12BD2" w:rsidP="00946054">
            <w:pPr>
              <w:spacing w:after="0"/>
            </w:pPr>
          </w:p>
        </w:tc>
      </w:tr>
      <w:tr w:rsidR="00C12BD2" w14:paraId="7B7E82EC"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ECB27E"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A885701" w14:textId="77777777" w:rsidR="00C12BD2" w:rsidRDefault="00C12BD2" w:rsidP="00946054">
            <w:pPr>
              <w:spacing w:after="0"/>
            </w:pPr>
            <w:r>
              <w:t xml:space="preserve">2- System Show data that is required </w:t>
            </w:r>
          </w:p>
        </w:tc>
      </w:tr>
      <w:tr w:rsidR="00C12BD2" w14:paraId="583321A9"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719577" w14:textId="77777777" w:rsidR="00C12BD2" w:rsidRDefault="00C12BD2" w:rsidP="00946054">
            <w:pPr>
              <w:spacing w:after="0"/>
            </w:pPr>
            <w:r>
              <w:t>3- User Fill the input fields with data</w:t>
            </w:r>
          </w:p>
        </w:tc>
        <w:tc>
          <w:tcPr>
            <w:tcW w:w="4237" w:type="dxa"/>
            <w:tcBorders>
              <w:top w:val="nil"/>
              <w:left w:val="nil"/>
              <w:bottom w:val="single" w:sz="18" w:space="0" w:color="FFFFFF"/>
              <w:right w:val="single" w:sz="18" w:space="0" w:color="FFFFFF"/>
            </w:tcBorders>
            <w:shd w:val="clear" w:color="auto" w:fill="DAEEF3" w:themeFill="accent5" w:themeFillTint="33"/>
          </w:tcPr>
          <w:p w14:paraId="037FC848" w14:textId="77777777" w:rsidR="00C12BD2" w:rsidRDefault="00C12BD2" w:rsidP="00946054">
            <w:pPr>
              <w:spacing w:after="0"/>
            </w:pPr>
          </w:p>
        </w:tc>
      </w:tr>
      <w:tr w:rsidR="00C12BD2" w14:paraId="0C2D9F67"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C9F3061"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20FC6DD" w14:textId="77777777" w:rsidR="00C12BD2" w:rsidRDefault="00C12BD2" w:rsidP="00946054">
            <w:pPr>
              <w:spacing w:after="0"/>
            </w:pPr>
            <w:r>
              <w:t>4- System verify that this national id is not in system</w:t>
            </w:r>
          </w:p>
          <w:p w14:paraId="724CED04" w14:textId="77777777" w:rsidR="00C12BD2" w:rsidRDefault="00C12BD2" w:rsidP="00946054">
            <w:pPr>
              <w:spacing w:after="0"/>
            </w:pPr>
            <w:r>
              <w:t>6- Show the dashboard to the user</w:t>
            </w:r>
          </w:p>
        </w:tc>
      </w:tr>
    </w:tbl>
    <w:p w14:paraId="4D48EA17" w14:textId="77777777" w:rsidR="00C12BD2" w:rsidRDefault="00C12BD2" w:rsidP="00C12BD2">
      <w:pPr>
        <w:spacing w:after="0"/>
        <w:ind w:left="284"/>
        <w:rPr>
          <w:b/>
          <w:bCs/>
        </w:rPr>
      </w:pPr>
    </w:p>
    <w:p w14:paraId="01494CA0" w14:textId="77777777" w:rsidR="00C12BD2" w:rsidRDefault="00C12BD2" w:rsidP="00C12BD2">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27A649DC"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40D488D" w14:textId="77777777" w:rsidR="00C12BD2" w:rsidRDefault="00C12BD2" w:rsidP="00946054">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lastRenderedPageBreak/>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CA52C6E" w14:textId="77777777" w:rsidR="00C12BD2" w:rsidRDefault="00C12BD2" w:rsidP="00946054">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36B2C71D"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6C44DB" w14:textId="77777777" w:rsidR="00C12BD2" w:rsidRDefault="00C12BD2" w:rsidP="00946054">
            <w:pPr>
              <w:spacing w:after="0"/>
              <w:rPr>
                <w:b/>
                <w:bCs/>
              </w:rPr>
            </w:pPr>
            <w:r>
              <w:t xml:space="preserve">1- Click on sign up </w:t>
            </w:r>
          </w:p>
        </w:tc>
        <w:tc>
          <w:tcPr>
            <w:tcW w:w="4237" w:type="dxa"/>
            <w:tcBorders>
              <w:top w:val="nil"/>
              <w:left w:val="nil"/>
              <w:bottom w:val="single" w:sz="18" w:space="0" w:color="FFFFFF"/>
              <w:right w:val="single" w:sz="18" w:space="0" w:color="FFFFFF"/>
            </w:tcBorders>
            <w:shd w:val="clear" w:color="auto" w:fill="DAEEF3" w:themeFill="accent5" w:themeFillTint="33"/>
          </w:tcPr>
          <w:p w14:paraId="219A476C" w14:textId="77777777" w:rsidR="00C12BD2" w:rsidRDefault="00C12BD2" w:rsidP="00946054">
            <w:pPr>
              <w:spacing w:after="0"/>
            </w:pPr>
          </w:p>
        </w:tc>
      </w:tr>
      <w:tr w:rsidR="00C12BD2" w14:paraId="127104E5"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38D64F4"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26687B5" w14:textId="77777777" w:rsidR="00C12BD2" w:rsidRDefault="00C12BD2" w:rsidP="00946054">
            <w:pPr>
              <w:spacing w:after="0"/>
              <w:ind w:left="269" w:hanging="269"/>
            </w:pPr>
            <w:r>
              <w:t>2- Show the data should be entered</w:t>
            </w:r>
          </w:p>
        </w:tc>
      </w:tr>
      <w:tr w:rsidR="00C12BD2" w14:paraId="74725361"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4D58C60" w14:textId="77777777" w:rsidR="00C12BD2" w:rsidRDefault="00C12BD2" w:rsidP="00946054">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3- User </w:t>
            </w:r>
            <w:proofErr w:type="gramStart"/>
            <w:r>
              <w:rPr>
                <w:rFonts w:eastAsia="Times New Roman" w:cstheme="minorHAnsi"/>
                <w:color w:val="000000"/>
                <w:sz w:val="24"/>
                <w:szCs w:val="24"/>
              </w:rPr>
              <w:t>fill</w:t>
            </w:r>
            <w:proofErr w:type="gramEnd"/>
            <w:r>
              <w:rPr>
                <w:rFonts w:eastAsia="Times New Roman" w:cstheme="minorHAnsi"/>
                <w:color w:val="000000"/>
                <w:sz w:val="24"/>
                <w:szCs w:val="24"/>
              </w:rPr>
              <w:t xml:space="preserve"> the input fields with his data</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F7707C7" w14:textId="77777777" w:rsidR="00C12BD2" w:rsidRDefault="00C12BD2" w:rsidP="00946054">
            <w:pPr>
              <w:spacing w:before="100" w:beforeAutospacing="1" w:after="100" w:afterAutospacing="1" w:line="240" w:lineRule="auto"/>
              <w:ind w:left="105"/>
              <w:rPr>
                <w:rFonts w:eastAsia="Times New Roman" w:cstheme="minorHAnsi"/>
                <w:color w:val="000000"/>
                <w:sz w:val="21"/>
                <w:szCs w:val="21"/>
              </w:rPr>
            </w:pPr>
          </w:p>
        </w:tc>
      </w:tr>
      <w:tr w:rsidR="00C12BD2" w14:paraId="7C259374"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0F59444" w14:textId="77777777" w:rsidR="00C12BD2" w:rsidRDefault="00C12BD2" w:rsidP="00946054">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845E16D" w14:textId="77777777" w:rsidR="00C12BD2" w:rsidRDefault="00C12BD2" w:rsidP="00946054">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4- </w:t>
            </w:r>
            <w:proofErr w:type="gramStart"/>
            <w:r>
              <w:rPr>
                <w:rFonts w:eastAsia="Times New Roman" w:cstheme="minorHAnsi"/>
                <w:color w:val="000000"/>
                <w:sz w:val="24"/>
                <w:szCs w:val="24"/>
              </w:rPr>
              <w:t>system</w:t>
            </w:r>
            <w:proofErr w:type="gramEnd"/>
            <w:r>
              <w:rPr>
                <w:rFonts w:eastAsia="Times New Roman" w:cstheme="minorHAnsi"/>
                <w:color w:val="000000"/>
                <w:sz w:val="24"/>
                <w:szCs w:val="24"/>
              </w:rPr>
              <w:t xml:space="preserve"> verify that national id is not in system</w:t>
            </w:r>
          </w:p>
          <w:p w14:paraId="3BE5DB94" w14:textId="77777777" w:rsidR="00C12BD2" w:rsidRDefault="00C12BD2" w:rsidP="00946054">
            <w:pPr>
              <w:spacing w:after="0" w:line="240" w:lineRule="auto"/>
              <w:rPr>
                <w:rFonts w:eastAsia="Times New Roman" w:cstheme="minorHAnsi"/>
                <w:color w:val="000000"/>
                <w:sz w:val="24"/>
                <w:szCs w:val="24"/>
              </w:rPr>
            </w:pPr>
            <w:r>
              <w:rPr>
                <w:rFonts w:eastAsia="Times New Roman" w:cstheme="minorHAnsi"/>
                <w:color w:val="000000"/>
                <w:sz w:val="24"/>
                <w:szCs w:val="24"/>
              </w:rPr>
              <w:t>5- Show the user that this national id signed up before</w:t>
            </w:r>
          </w:p>
        </w:tc>
      </w:tr>
    </w:tbl>
    <w:p w14:paraId="4896CF69" w14:textId="53EC06BD" w:rsidR="00C12BD2" w:rsidRPr="009D5108" w:rsidRDefault="00C12BD2" w:rsidP="00C12BD2">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r w:rsidR="00B7207E">
        <w:rPr>
          <w:rFonts w:eastAsia="Times New Roman" w:cstheme="minorHAnsi"/>
          <w:b/>
          <w:bCs/>
          <w:color w:val="1F3864"/>
          <w:sz w:val="28"/>
          <w:szCs w:val="28"/>
        </w:rPr>
        <w:br/>
      </w:r>
      <w:r w:rsidR="005202EC">
        <w:rPr>
          <w:rFonts w:eastAsia="Times New Roman" w:cstheme="minorHAnsi"/>
          <w:noProof/>
          <w:color w:val="000000"/>
          <w:sz w:val="28"/>
          <w:szCs w:val="28"/>
        </w:rPr>
        <w:drawing>
          <wp:inline distT="0" distB="0" distL="0" distR="0" wp14:anchorId="20CB7301" wp14:editId="14A54B6F">
            <wp:extent cx="6126480" cy="2697480"/>
            <wp:effectExtent l="0" t="0" r="7620" b="7620"/>
            <wp:docPr id="261041600"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1600" name="Picture 3" descr="A screenshot of a cell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2697480"/>
                    </a:xfrm>
                    <a:prstGeom prst="rect">
                      <a:avLst/>
                    </a:prstGeom>
                  </pic:spPr>
                </pic:pic>
              </a:graphicData>
            </a:graphic>
          </wp:inline>
        </w:drawing>
      </w:r>
    </w:p>
    <w:p w14:paraId="5C9FDC2A" w14:textId="77777777" w:rsidR="00C12BD2" w:rsidRPr="00B5491C" w:rsidRDefault="00C12BD2" w:rsidP="00C12BD2">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12BD2" w14:paraId="66FF06C4" w14:textId="77777777" w:rsidTr="00946054">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BCE1C1C" w14:textId="77777777" w:rsidR="00C12BD2" w:rsidRDefault="00C12BD2" w:rsidP="00946054">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D194ABF" w14:textId="77777777" w:rsidR="00C12BD2" w:rsidRDefault="00C12BD2" w:rsidP="00946054">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3E553C81" w14:textId="77777777" w:rsidR="00C12BD2" w:rsidRDefault="00C12BD2" w:rsidP="00946054">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C12BD2" w14:paraId="0904DA1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60B3683D" w14:textId="77777777" w:rsidR="00C12BD2" w:rsidRDefault="00C12BD2" w:rsidP="00946054">
            <w:pPr>
              <w:spacing w:after="0" w:line="240" w:lineRule="auto"/>
              <w:ind w:left="141"/>
              <w:rPr>
                <w:rFonts w:ascii="Calibri" w:eastAsia="Times New Roman" w:hAnsi="Calibri" w:cs="Calibri"/>
              </w:rPr>
            </w:pPr>
            <w:r>
              <w:rPr>
                <w:rFonts w:ascii="Calibri" w:eastAsia="Times New Roman" w:hAnsi="Calibri" w:cs="Calibri"/>
              </w:rPr>
              <w:t xml:space="preserve">Name field </w:t>
            </w:r>
          </w:p>
        </w:tc>
        <w:tc>
          <w:tcPr>
            <w:tcW w:w="2551" w:type="dxa"/>
            <w:tcBorders>
              <w:top w:val="nil"/>
              <w:left w:val="nil"/>
              <w:bottom w:val="single" w:sz="18" w:space="0" w:color="FFFFFF"/>
              <w:right w:val="single" w:sz="18" w:space="0" w:color="FFFFFF"/>
            </w:tcBorders>
            <w:shd w:val="clear" w:color="auto" w:fill="C9F1FF"/>
            <w:vAlign w:val="center"/>
          </w:tcPr>
          <w:p w14:paraId="5DB2E099" w14:textId="77777777" w:rsidR="00C12BD2" w:rsidRDefault="00C12BD2" w:rsidP="00946054">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325F31C3" w14:textId="77777777" w:rsidR="00C12BD2" w:rsidRDefault="00C12BD2" w:rsidP="00946054">
            <w:pPr>
              <w:spacing w:before="9" w:after="0" w:line="240" w:lineRule="auto"/>
              <w:rPr>
                <w:rFonts w:ascii="Calibri" w:eastAsia="Times New Roman" w:hAnsi="Calibri" w:cs="Calibri"/>
              </w:rPr>
            </w:pPr>
            <w:r>
              <w:rPr>
                <w:rFonts w:ascii="Calibri" w:eastAsia="Times New Roman" w:hAnsi="Calibri" w:cs="Calibri"/>
              </w:rPr>
              <w:t xml:space="preserve"> Structured text</w:t>
            </w:r>
          </w:p>
        </w:tc>
      </w:tr>
      <w:tr w:rsidR="00C12BD2" w14:paraId="1EEED528"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1A2E5196" w14:textId="77777777" w:rsidR="00C12BD2" w:rsidRDefault="00C12BD2" w:rsidP="00946054">
            <w:pPr>
              <w:spacing w:before="7" w:after="0" w:line="240" w:lineRule="auto"/>
              <w:rPr>
                <w:rFonts w:ascii="Calibri" w:eastAsia="Times New Roman" w:hAnsi="Calibri" w:cs="Calibri"/>
              </w:rPr>
            </w:pPr>
            <w:r>
              <w:rPr>
                <w:rFonts w:ascii="Calibri" w:eastAsia="Times New Roman" w:hAnsi="Calibri" w:cs="Calibri"/>
              </w:rPr>
              <w:t xml:space="preserve">   Email</w:t>
            </w:r>
          </w:p>
        </w:tc>
        <w:tc>
          <w:tcPr>
            <w:tcW w:w="2551" w:type="dxa"/>
            <w:tcBorders>
              <w:top w:val="nil"/>
              <w:left w:val="nil"/>
              <w:bottom w:val="single" w:sz="18" w:space="0" w:color="FFFFFF"/>
              <w:right w:val="single" w:sz="18" w:space="0" w:color="FFFFFF"/>
            </w:tcBorders>
            <w:shd w:val="clear" w:color="auto" w:fill="C9F1FF"/>
            <w:vAlign w:val="center"/>
          </w:tcPr>
          <w:p w14:paraId="7DFC9CB0" w14:textId="77777777" w:rsidR="00C12BD2" w:rsidRDefault="00C12BD2" w:rsidP="00946054">
            <w:pPr>
              <w:spacing w:before="9" w:after="0" w:line="240" w:lineRule="auto"/>
              <w:jc w:val="cente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5F140ACA" w14:textId="77777777" w:rsidR="00C12BD2" w:rsidRDefault="00C12BD2" w:rsidP="00946054">
            <w:pPr>
              <w:spacing w:before="9" w:after="0" w:line="240" w:lineRule="auto"/>
              <w:rPr>
                <w:rFonts w:ascii="Calibri" w:eastAsia="Times New Roman" w:hAnsi="Calibri" w:cs="Calibri"/>
              </w:rPr>
            </w:pPr>
            <w:r>
              <w:rPr>
                <w:rFonts w:ascii="Calibri" w:eastAsia="Times New Roman" w:hAnsi="Calibri" w:cs="Calibri"/>
              </w:rPr>
              <w:t xml:space="preserve"> Structured text</w:t>
            </w:r>
          </w:p>
        </w:tc>
      </w:tr>
      <w:tr w:rsidR="00C12BD2" w14:paraId="604EDFE5"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4B7416FA" w14:textId="77777777" w:rsidR="00C12BD2" w:rsidRDefault="00C12BD2" w:rsidP="00946054">
            <w:pPr>
              <w:spacing w:before="7" w:after="0" w:line="240" w:lineRule="auto"/>
              <w:rPr>
                <w:rFonts w:ascii="Calibri" w:eastAsia="Times New Roman" w:hAnsi="Calibri" w:cs="Calibri"/>
              </w:rPr>
            </w:pPr>
            <w:r>
              <w:rPr>
                <w:rFonts w:ascii="Calibri" w:eastAsia="Times New Roman" w:hAnsi="Calibri" w:cs="Calibri"/>
              </w:rPr>
              <w:t xml:space="preserve">   Password</w:t>
            </w:r>
          </w:p>
        </w:tc>
        <w:tc>
          <w:tcPr>
            <w:tcW w:w="2551" w:type="dxa"/>
            <w:tcBorders>
              <w:top w:val="nil"/>
              <w:left w:val="nil"/>
              <w:bottom w:val="single" w:sz="18" w:space="0" w:color="FFFFFF"/>
              <w:right w:val="single" w:sz="18" w:space="0" w:color="FFFFFF"/>
            </w:tcBorders>
            <w:shd w:val="clear" w:color="auto" w:fill="C9F1FF"/>
            <w:vAlign w:val="center"/>
          </w:tcPr>
          <w:p w14:paraId="3FA25E8B" w14:textId="77777777" w:rsidR="00C12BD2" w:rsidRDefault="00C12BD2" w:rsidP="00946054">
            <w:pPr>
              <w:spacing w:before="9" w:after="0" w:line="240" w:lineRule="auto"/>
              <w:jc w:val="center"/>
              <w:rPr>
                <w:rFonts w:ascii="Calibri" w:eastAsia="Times New Roman" w:hAnsi="Calibri" w:cs="Calibri"/>
              </w:rPr>
            </w:pPr>
            <w:r w:rsidRPr="002C6EDE">
              <w:rPr>
                <w:rFonts w:ascii="Calibri" w:eastAsia="Times New Roman" w:hAnsi="Calibri" w:cs="Calibri"/>
              </w:rPr>
              <w:t>Alphanumeric</w:t>
            </w:r>
            <w:r>
              <w:rPr>
                <w:rFonts w:ascii="Calibri" w:eastAsia="Times New Roman" w:hAnsi="Calibri" w:cs="Calibri"/>
              </w:rPr>
              <w:t>&gt; 8 and &lt; 20</w:t>
            </w:r>
          </w:p>
        </w:tc>
        <w:tc>
          <w:tcPr>
            <w:tcW w:w="3686" w:type="dxa"/>
            <w:tcBorders>
              <w:top w:val="nil"/>
              <w:left w:val="nil"/>
              <w:bottom w:val="single" w:sz="18" w:space="0" w:color="FFFFFF"/>
              <w:right w:val="single" w:sz="18" w:space="0" w:color="FFFFFF"/>
            </w:tcBorders>
            <w:shd w:val="clear" w:color="auto" w:fill="C9F1FF"/>
            <w:vAlign w:val="center"/>
          </w:tcPr>
          <w:p w14:paraId="5311DFA6" w14:textId="77777777" w:rsidR="00C12BD2" w:rsidRPr="001649C8" w:rsidRDefault="00C12BD2" w:rsidP="00946054">
            <w:pPr>
              <w:spacing w:before="9" w:after="0" w:line="240" w:lineRule="auto"/>
              <w:rPr>
                <w:rFonts w:ascii="Calibri" w:eastAsia="Times New Roman" w:hAnsi="Calibri" w:cs="Calibri"/>
              </w:rPr>
            </w:pPr>
            <w:r w:rsidRPr="001649C8">
              <w:rPr>
                <w:rFonts w:ascii="Calibri" w:eastAsia="Times New Roman" w:hAnsi="Calibri" w:cs="Calibri"/>
              </w:rPr>
              <w:t>Password confirmation and must</w:t>
            </w:r>
          </w:p>
          <w:p w14:paraId="6FBDC562" w14:textId="77777777" w:rsidR="00C12BD2" w:rsidRPr="001649C8" w:rsidRDefault="00C12BD2" w:rsidP="00946054">
            <w:pPr>
              <w:spacing w:before="9" w:after="0" w:line="240" w:lineRule="auto"/>
              <w:rPr>
                <w:rFonts w:ascii="Calibri" w:eastAsia="Times New Roman" w:hAnsi="Calibri" w:cs="Calibri"/>
              </w:rPr>
            </w:pPr>
            <w:r w:rsidRPr="001649C8">
              <w:rPr>
                <w:rFonts w:ascii="Calibri" w:eastAsia="Times New Roman" w:hAnsi="Calibri" w:cs="Calibri"/>
              </w:rPr>
              <w:t>include an uppercase letter, numbers</w:t>
            </w:r>
          </w:p>
          <w:p w14:paraId="5E4A37E3" w14:textId="77777777" w:rsidR="00C12BD2" w:rsidRDefault="00C12BD2" w:rsidP="00946054">
            <w:pPr>
              <w:spacing w:before="9" w:after="0" w:line="240" w:lineRule="auto"/>
              <w:rPr>
                <w:rFonts w:ascii="Calibri" w:eastAsia="Times New Roman" w:hAnsi="Calibri" w:cs="Calibri"/>
              </w:rPr>
            </w:pPr>
            <w:r w:rsidRPr="001649C8">
              <w:rPr>
                <w:rFonts w:ascii="Calibri" w:eastAsia="Times New Roman" w:hAnsi="Calibri" w:cs="Calibri"/>
              </w:rPr>
              <w:t>and/or special characters</w:t>
            </w:r>
          </w:p>
        </w:tc>
      </w:tr>
      <w:tr w:rsidR="00C12BD2" w14:paraId="622C21D9"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4CF04BA0" w14:textId="77777777" w:rsidR="00C12BD2" w:rsidRDefault="00C12BD2" w:rsidP="00946054">
            <w:pPr>
              <w:spacing w:before="7" w:after="0" w:line="240" w:lineRule="auto"/>
              <w:rPr>
                <w:rFonts w:ascii="Calibri" w:eastAsia="Times New Roman" w:hAnsi="Calibri" w:cs="Calibri"/>
              </w:rPr>
            </w:pPr>
            <w:r>
              <w:rPr>
                <w:rFonts w:ascii="Calibri" w:eastAsia="Times New Roman" w:hAnsi="Calibri" w:cs="Calibri"/>
              </w:rPr>
              <w:t xml:space="preserve">   National ID</w:t>
            </w:r>
          </w:p>
        </w:tc>
        <w:tc>
          <w:tcPr>
            <w:tcW w:w="2551" w:type="dxa"/>
            <w:tcBorders>
              <w:top w:val="nil"/>
              <w:left w:val="nil"/>
              <w:bottom w:val="single" w:sz="18" w:space="0" w:color="FFFFFF"/>
              <w:right w:val="single" w:sz="18" w:space="0" w:color="FFFFFF"/>
            </w:tcBorders>
            <w:shd w:val="clear" w:color="auto" w:fill="C9F1FF"/>
            <w:vAlign w:val="center"/>
          </w:tcPr>
          <w:p w14:paraId="3992277F" w14:textId="77777777" w:rsidR="00C12BD2" w:rsidRDefault="00C12BD2" w:rsidP="00946054">
            <w:pPr>
              <w:spacing w:before="9" w:after="0" w:line="240" w:lineRule="auto"/>
              <w:jc w:val="center"/>
              <w:rPr>
                <w:rFonts w:ascii="Calibri" w:eastAsia="Times New Roman" w:hAnsi="Calibri" w:cs="Calibri"/>
              </w:rPr>
            </w:pPr>
            <w:r>
              <w:rPr>
                <w:rFonts w:ascii="Calibri" w:eastAsia="Times New Roman" w:hAnsi="Calibri" w:cs="Calibri"/>
              </w:rPr>
              <w:t>Numeric equal to 14 digits</w:t>
            </w:r>
          </w:p>
        </w:tc>
        <w:tc>
          <w:tcPr>
            <w:tcW w:w="3686" w:type="dxa"/>
            <w:tcBorders>
              <w:top w:val="nil"/>
              <w:left w:val="nil"/>
              <w:bottom w:val="single" w:sz="18" w:space="0" w:color="FFFFFF"/>
              <w:right w:val="single" w:sz="18" w:space="0" w:color="FFFFFF"/>
            </w:tcBorders>
            <w:shd w:val="clear" w:color="auto" w:fill="C9F1FF"/>
            <w:vAlign w:val="center"/>
          </w:tcPr>
          <w:p w14:paraId="3701FBF8" w14:textId="77777777" w:rsidR="00C12BD2" w:rsidRDefault="00C12BD2" w:rsidP="00946054">
            <w:pPr>
              <w:spacing w:before="9" w:after="0" w:line="240" w:lineRule="auto"/>
              <w:rPr>
                <w:rFonts w:ascii="Calibri" w:eastAsia="Times New Roman" w:hAnsi="Calibri" w:cs="Calibri"/>
              </w:rPr>
            </w:pPr>
            <w:r>
              <w:rPr>
                <w:rFonts w:ascii="Calibri" w:eastAsia="Times New Roman" w:hAnsi="Calibri" w:cs="Calibri"/>
              </w:rPr>
              <w:t>Check it in the database of civil registry</w:t>
            </w:r>
          </w:p>
        </w:tc>
      </w:tr>
      <w:tr w:rsidR="00C12BD2" w14:paraId="65083CB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521B69FB" w14:textId="77777777" w:rsidR="00C12BD2" w:rsidRDefault="00C12BD2" w:rsidP="00946054">
            <w:pPr>
              <w:spacing w:before="7" w:after="0" w:line="240" w:lineRule="auto"/>
              <w:rPr>
                <w:rFonts w:ascii="Calibri" w:eastAsia="Times New Roman" w:hAnsi="Calibri" w:cs="Calibri"/>
              </w:rPr>
            </w:pPr>
            <w:r>
              <w:rPr>
                <w:rFonts w:ascii="Calibri" w:eastAsia="Times New Roman" w:hAnsi="Calibri" w:cs="Calibri"/>
              </w:rPr>
              <w:t xml:space="preserve">   </w:t>
            </w:r>
            <w:r w:rsidRPr="00457B48">
              <w:rPr>
                <w:rFonts w:ascii="Calibri" w:eastAsia="Times New Roman" w:hAnsi="Calibri" w:cs="Calibri"/>
              </w:rPr>
              <w:t>Phone number field</w:t>
            </w:r>
          </w:p>
        </w:tc>
        <w:tc>
          <w:tcPr>
            <w:tcW w:w="2551" w:type="dxa"/>
            <w:tcBorders>
              <w:top w:val="nil"/>
              <w:left w:val="nil"/>
              <w:bottom w:val="single" w:sz="18" w:space="0" w:color="FFFFFF"/>
              <w:right w:val="single" w:sz="18" w:space="0" w:color="FFFFFF"/>
            </w:tcBorders>
            <w:shd w:val="clear" w:color="auto" w:fill="C9F1FF"/>
            <w:vAlign w:val="center"/>
          </w:tcPr>
          <w:p w14:paraId="00BDAE76" w14:textId="77777777" w:rsidR="00C12BD2" w:rsidRDefault="00C12BD2" w:rsidP="00946054">
            <w:pPr>
              <w:spacing w:before="9" w:after="0" w:line="240" w:lineRule="auto"/>
              <w:jc w:val="center"/>
              <w:rPr>
                <w:rFonts w:ascii="Calibri" w:eastAsia="Times New Roman" w:hAnsi="Calibri" w:cs="Calibri"/>
              </w:rPr>
            </w:pPr>
            <w:r>
              <w:rPr>
                <w:rFonts w:ascii="Calibri" w:eastAsia="Times New Roman" w:hAnsi="Calibri" w:cs="Calibri"/>
              </w:rPr>
              <w:t>Numeric &lt; 15 digit</w:t>
            </w:r>
          </w:p>
        </w:tc>
        <w:tc>
          <w:tcPr>
            <w:tcW w:w="3686" w:type="dxa"/>
            <w:tcBorders>
              <w:top w:val="nil"/>
              <w:left w:val="nil"/>
              <w:bottom w:val="single" w:sz="18" w:space="0" w:color="FFFFFF"/>
              <w:right w:val="single" w:sz="18" w:space="0" w:color="FFFFFF"/>
            </w:tcBorders>
            <w:shd w:val="clear" w:color="auto" w:fill="C9F1FF"/>
            <w:vAlign w:val="center"/>
          </w:tcPr>
          <w:p w14:paraId="07DA840B" w14:textId="77777777" w:rsidR="00C12BD2" w:rsidRDefault="00C12BD2" w:rsidP="00946054">
            <w:pPr>
              <w:spacing w:before="9" w:after="0" w:line="240" w:lineRule="auto"/>
              <w:rPr>
                <w:rFonts w:ascii="Calibri" w:eastAsia="Times New Roman" w:hAnsi="Calibri" w:cs="Calibri"/>
              </w:rPr>
            </w:pPr>
            <w:r>
              <w:rPr>
                <w:rFonts w:ascii="Calibri" w:eastAsia="Times New Roman" w:hAnsi="Calibri" w:cs="Calibri"/>
              </w:rPr>
              <w:t xml:space="preserve"> Confirmed by text message</w:t>
            </w:r>
          </w:p>
        </w:tc>
      </w:tr>
    </w:tbl>
    <w:p w14:paraId="080D151A" w14:textId="77777777" w:rsidR="00C12BD2" w:rsidRDefault="00C12BD2" w:rsidP="00C12BD2">
      <w:pPr>
        <w:pStyle w:val="Heading2"/>
        <w:pBdr>
          <w:bottom w:val="single" w:sz="6" w:space="1" w:color="auto"/>
        </w:pBdr>
        <w:spacing w:before="120"/>
      </w:pPr>
    </w:p>
    <w:p w14:paraId="2CD298F5"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6AB57CEC"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72645050"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38B6D996"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20AE24C1"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3DBFC74B"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0FCFE225"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264E011C"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5DD93E2A" w14:textId="77777777" w:rsidR="005E09B9" w:rsidRDefault="005E09B9" w:rsidP="005E09B9">
      <w:pPr>
        <w:tabs>
          <w:tab w:val="left" w:pos="720"/>
        </w:tabs>
        <w:spacing w:before="100" w:beforeAutospacing="1" w:after="120" w:line="240" w:lineRule="auto"/>
        <w:ind w:left="714"/>
        <w:rPr>
          <w:rFonts w:eastAsia="Times New Roman" w:cstheme="minorHAnsi"/>
          <w:b/>
          <w:bCs/>
          <w:color w:val="1F3864"/>
          <w:sz w:val="28"/>
          <w:szCs w:val="28"/>
        </w:rPr>
      </w:pPr>
    </w:p>
    <w:p w14:paraId="78EF4A7A" w14:textId="4F6690EC" w:rsidR="00C12BD2" w:rsidRDefault="00C12BD2" w:rsidP="00C12BD2">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0F0927D4" w14:textId="77777777" w:rsidR="00C12BD2" w:rsidRDefault="00C12BD2" w:rsidP="00C12BD2">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12BD2" w14:paraId="1690E2F6"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D49AD14" w14:textId="77777777" w:rsidR="00C12BD2" w:rsidRDefault="00C12BD2" w:rsidP="00946054">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E81D9E4" w14:textId="77777777" w:rsidR="00C12BD2" w:rsidRDefault="00C12BD2" w:rsidP="00946054">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C12BD2" w14:paraId="75F6ED14"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F5FB6C2" w14:textId="77777777" w:rsidR="00C12BD2" w:rsidRDefault="00C12BD2" w:rsidP="00946054">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5F2FD94" w14:textId="77777777" w:rsidR="00C12BD2" w:rsidRDefault="00C12BD2" w:rsidP="00946054">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login for user</w:t>
            </w:r>
          </w:p>
        </w:tc>
      </w:tr>
      <w:tr w:rsidR="00C12BD2" w14:paraId="08BA2CF9"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1CF22210" w14:textId="77777777" w:rsidR="00C12BD2" w:rsidRDefault="00C12BD2" w:rsidP="00946054">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01174CA" w14:textId="77777777" w:rsidR="00C12BD2" w:rsidRDefault="00C12BD2" w:rsidP="00946054">
            <w:pPr>
              <w:spacing w:after="0" w:line="264" w:lineRule="auto"/>
            </w:pPr>
            <w:r>
              <w:t xml:space="preserve">  User</w:t>
            </w:r>
          </w:p>
        </w:tc>
      </w:tr>
      <w:tr w:rsidR="00C12BD2" w14:paraId="66446D8F"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695BF9C9" w14:textId="77777777" w:rsidR="00C12BD2" w:rsidRDefault="00C12BD2" w:rsidP="00946054">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88A901B" w14:textId="77777777" w:rsidR="00C12BD2" w:rsidRDefault="00C12BD2" w:rsidP="00946054">
            <w:pPr>
              <w:bidi/>
              <w:spacing w:after="60" w:line="264" w:lineRule="auto"/>
              <w:jc w:val="right"/>
              <w:rPr>
                <w:rFonts w:ascii="Arial" w:eastAsia="Times New Roman" w:hAnsi="Arial" w:cs="Arial"/>
                <w:color w:val="000000"/>
                <w:rtl/>
              </w:rPr>
            </w:pPr>
            <w:r>
              <w:rPr>
                <w:rFonts w:ascii="Arial" w:eastAsia="Times New Roman" w:hAnsi="Arial" w:cs="Arial"/>
                <w:b/>
                <w:bCs/>
                <w:color w:val="000000"/>
              </w:rPr>
              <w:t>As</w:t>
            </w:r>
            <w:r>
              <w:rPr>
                <w:rFonts w:ascii="Arial" w:eastAsia="Times New Roman" w:hAnsi="Arial" w:cs="Arial"/>
                <w:color w:val="000000"/>
              </w:rPr>
              <w:t xml:space="preserve"> a User </w:t>
            </w:r>
          </w:p>
          <w:p w14:paraId="46C7077E" w14:textId="77777777" w:rsidR="00C12BD2" w:rsidRDefault="00C12BD2" w:rsidP="00946054">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login to the application </w:t>
            </w:r>
          </w:p>
          <w:p w14:paraId="5C7742A4" w14:textId="77777777" w:rsidR="00C12BD2" w:rsidRDefault="00C12BD2" w:rsidP="00946054">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proofErr w:type="gramEnd"/>
            <w:r>
              <w:rPr>
                <w:rFonts w:ascii="Arial" w:eastAsia="Times New Roman" w:hAnsi="Arial" w:cs="Arial"/>
                <w:color w:val="000000"/>
              </w:rPr>
              <w:t xml:space="preserve"> I can see dashboard and use the application</w:t>
            </w:r>
          </w:p>
        </w:tc>
      </w:tr>
      <w:tr w:rsidR="00C12BD2" w14:paraId="15F18952"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6A2BFAF0" w14:textId="77777777" w:rsidR="00C12BD2" w:rsidRDefault="00C12BD2" w:rsidP="00946054">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3446A9EC" w14:textId="77777777" w:rsidR="00C12BD2" w:rsidRDefault="00C12BD2" w:rsidP="00946054">
            <w:pPr>
              <w:spacing w:before="2" w:after="0" w:line="240" w:lineRule="auto"/>
              <w:rPr>
                <w:rFonts w:ascii="Bahnschrift Light Condensed" w:eastAsia="Times New Roman" w:hAnsi="Bahnschrift Light Condensed" w:cs="Calibri"/>
                <w:color w:val="000000"/>
                <w:sz w:val="24"/>
                <w:szCs w:val="24"/>
              </w:rPr>
            </w:pPr>
          </w:p>
        </w:tc>
      </w:tr>
      <w:tr w:rsidR="00C12BD2" w14:paraId="27C49E5D"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6E2DC64F" w14:textId="77777777" w:rsidR="00C12BD2" w:rsidRDefault="00C12BD2" w:rsidP="00946054">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D1DB564" w14:textId="77777777" w:rsidR="00C12BD2" w:rsidRDefault="00C12BD2" w:rsidP="00946054">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Email and password are correct</w:t>
            </w:r>
          </w:p>
        </w:tc>
      </w:tr>
      <w:tr w:rsidR="00C12BD2" w14:paraId="64936A33"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3CFC11F4" w14:textId="77777777" w:rsidR="00C12BD2" w:rsidRDefault="00C12BD2" w:rsidP="00946054">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D499203" w14:textId="77777777" w:rsidR="00C12BD2" w:rsidRPr="00AA585D" w:rsidRDefault="00C12BD2" w:rsidP="00946054">
            <w:pPr>
              <w:spacing w:after="60"/>
              <w:rPr>
                <w:rFonts w:ascii="Arial" w:eastAsia="Times New Roman" w:hAnsi="Arial" w:cs="Arial"/>
                <w:b/>
                <w:bCs/>
                <w:color w:val="000000"/>
              </w:rPr>
            </w:pPr>
            <w:r w:rsidRPr="00AA585D">
              <w:rPr>
                <w:rFonts w:ascii="Arial" w:eastAsia="Times New Roman" w:hAnsi="Arial" w:cs="Arial"/>
                <w:b/>
                <w:bCs/>
                <w:color w:val="000000"/>
              </w:rPr>
              <w:t>Given</w:t>
            </w:r>
            <w:r>
              <w:rPr>
                <w:rFonts w:ascii="Arial" w:eastAsia="Times New Roman" w:hAnsi="Arial" w:cs="Arial"/>
                <w:color w:val="000000"/>
              </w:rPr>
              <w:t xml:space="preserve"> I</w:t>
            </w:r>
            <w:r w:rsidRPr="00C85C1F">
              <w:rPr>
                <w:rFonts w:ascii="Arial" w:eastAsia="Times New Roman" w:hAnsi="Arial" w:cs="Arial"/>
                <w:color w:val="000000"/>
              </w:rPr>
              <w:t>’m a</w:t>
            </w:r>
            <w:r>
              <w:rPr>
                <w:rFonts w:ascii="Arial" w:eastAsia="Times New Roman" w:hAnsi="Arial" w:cs="Arial"/>
                <w:color w:val="000000"/>
              </w:rPr>
              <w:t xml:space="preserve"> user and I am on the login in board</w:t>
            </w:r>
            <w:r w:rsidRPr="00C85C1F">
              <w:rPr>
                <w:rFonts w:ascii="Arial" w:eastAsia="Times New Roman" w:hAnsi="Arial" w:cs="Arial"/>
                <w:color w:val="000000"/>
              </w:rPr>
              <w:t xml:space="preserve">  </w:t>
            </w:r>
          </w:p>
          <w:p w14:paraId="7A7344CB" w14:textId="77777777" w:rsidR="00C12BD2" w:rsidRPr="00C85C1F" w:rsidRDefault="00C12BD2" w:rsidP="00946054">
            <w:pPr>
              <w:spacing w:after="60"/>
              <w:rPr>
                <w:rFonts w:ascii="Arial" w:eastAsia="Times New Roman" w:hAnsi="Arial" w:cs="Arial"/>
                <w:b/>
                <w:bCs/>
                <w:color w:val="000000"/>
              </w:rPr>
            </w:pPr>
            <w:r w:rsidRPr="00AA585D">
              <w:rPr>
                <w:rFonts w:ascii="Arial" w:eastAsia="Times New Roman" w:hAnsi="Arial" w:cs="Arial"/>
                <w:b/>
                <w:bCs/>
                <w:color w:val="000000"/>
              </w:rPr>
              <w:t xml:space="preserve">When </w:t>
            </w:r>
            <w:r w:rsidRPr="00C85C1F">
              <w:rPr>
                <w:rFonts w:ascii="Arial" w:eastAsia="Times New Roman" w:hAnsi="Arial" w:cs="Arial"/>
                <w:color w:val="000000"/>
              </w:rPr>
              <w:t xml:space="preserve">I fill in the </w:t>
            </w:r>
            <w:r>
              <w:rPr>
                <w:rFonts w:ascii="Arial" w:eastAsia="Times New Roman" w:hAnsi="Arial" w:cs="Arial"/>
                <w:color w:val="000000"/>
              </w:rPr>
              <w:t>login</w:t>
            </w:r>
            <w:r w:rsidRPr="00C85C1F">
              <w:rPr>
                <w:rFonts w:ascii="Arial" w:eastAsia="Times New Roman" w:hAnsi="Arial" w:cs="Arial"/>
                <w:color w:val="000000"/>
              </w:rPr>
              <w:t xml:space="preserve"> information fields with my </w:t>
            </w:r>
            <w:r>
              <w:rPr>
                <w:rFonts w:ascii="Arial" w:eastAsia="Times New Roman" w:hAnsi="Arial" w:cs="Arial"/>
                <w:color w:val="000000"/>
              </w:rPr>
              <w:t xml:space="preserve">email and </w:t>
            </w:r>
            <w:proofErr w:type="gramStart"/>
            <w:r>
              <w:rPr>
                <w:rFonts w:ascii="Arial" w:eastAsia="Times New Roman" w:hAnsi="Arial" w:cs="Arial"/>
                <w:color w:val="000000"/>
              </w:rPr>
              <w:t>password</w:t>
            </w:r>
            <w:proofErr w:type="gramEnd"/>
            <w:r w:rsidRPr="00C85C1F">
              <w:rPr>
                <w:rFonts w:ascii="Arial" w:eastAsia="Times New Roman" w:hAnsi="Arial" w:cs="Arial"/>
                <w:color w:val="000000"/>
              </w:rPr>
              <w:t xml:space="preserve"> and I click</w:t>
            </w:r>
            <w:r>
              <w:rPr>
                <w:rFonts w:ascii="Arial" w:eastAsia="Times New Roman" w:hAnsi="Arial" w:cs="Arial"/>
                <w:color w:val="000000"/>
              </w:rPr>
              <w:t xml:space="preserve"> </w:t>
            </w:r>
            <w:r w:rsidRPr="00C85C1F">
              <w:rPr>
                <w:rFonts w:ascii="Arial" w:eastAsia="Times New Roman" w:hAnsi="Arial" w:cs="Arial"/>
                <w:color w:val="000000"/>
              </w:rPr>
              <w:t>sign up</w:t>
            </w:r>
          </w:p>
          <w:p w14:paraId="3323196E" w14:textId="77777777" w:rsidR="00C12BD2" w:rsidRDefault="00C12BD2" w:rsidP="00946054">
            <w:pPr>
              <w:spacing w:after="60"/>
              <w:rPr>
                <w:b/>
                <w:bCs/>
                <w:color w:val="C00000"/>
              </w:rPr>
            </w:pPr>
            <w:r w:rsidRPr="00AA585D">
              <w:rPr>
                <w:rFonts w:ascii="Arial" w:eastAsia="Times New Roman" w:hAnsi="Arial" w:cs="Arial"/>
                <w:b/>
                <w:bCs/>
                <w:color w:val="000000"/>
              </w:rPr>
              <w:t xml:space="preserve">Then </w:t>
            </w:r>
            <w:r w:rsidRPr="00C85C1F">
              <w:rPr>
                <w:rFonts w:ascii="Arial" w:eastAsia="Times New Roman" w:hAnsi="Arial" w:cs="Arial"/>
                <w:color w:val="000000"/>
              </w:rPr>
              <w:t xml:space="preserve">the system </w:t>
            </w:r>
            <w:r>
              <w:rPr>
                <w:rFonts w:ascii="Arial" w:eastAsia="Times New Roman" w:hAnsi="Arial" w:cs="Arial"/>
                <w:color w:val="000000"/>
              </w:rPr>
              <w:t>logins me</w:t>
            </w:r>
            <w:r w:rsidRPr="00C85C1F">
              <w:rPr>
                <w:rFonts w:ascii="Arial" w:eastAsia="Times New Roman" w:hAnsi="Arial" w:cs="Arial"/>
                <w:color w:val="000000"/>
              </w:rPr>
              <w:t xml:space="preserve"> </w:t>
            </w:r>
            <w:r>
              <w:rPr>
                <w:rFonts w:ascii="Arial" w:eastAsia="Times New Roman" w:hAnsi="Arial" w:cs="Arial"/>
                <w:color w:val="000000"/>
              </w:rPr>
              <w:t>in</w:t>
            </w:r>
          </w:p>
        </w:tc>
      </w:tr>
    </w:tbl>
    <w:p w14:paraId="065E0D2F" w14:textId="77777777" w:rsidR="00C12BD2" w:rsidRDefault="00C12BD2" w:rsidP="00C12BD2">
      <w:pPr>
        <w:spacing w:after="0" w:line="228" w:lineRule="auto"/>
        <w:rPr>
          <w:rFonts w:eastAsia="Times New Roman" w:cstheme="minorHAnsi"/>
          <w:b/>
          <w:bCs/>
          <w:color w:val="1F3864"/>
        </w:rPr>
      </w:pPr>
      <w:r>
        <w:br w:type="textWrapping" w:clear="all"/>
      </w:r>
    </w:p>
    <w:p w14:paraId="612C71B4" w14:textId="77777777" w:rsidR="00C12BD2" w:rsidRDefault="00C12BD2" w:rsidP="00C12BD2">
      <w:pPr>
        <w:spacing w:after="0" w:line="228" w:lineRule="auto"/>
      </w:pPr>
      <w:r>
        <w:rPr>
          <w:rFonts w:eastAsia="Times New Roman" w:cstheme="minorHAnsi"/>
          <w:b/>
          <w:bCs/>
          <w:color w:val="1F3864"/>
        </w:rPr>
        <w:t xml:space="preserve">  </w:t>
      </w:r>
      <w:r>
        <w:rPr>
          <w:rFonts w:eastAsia="Times New Roman" w:cstheme="minorHAnsi"/>
          <w:b/>
          <w:bCs/>
          <w:color w:val="1F3864"/>
        </w:rPr>
        <w:tab/>
      </w:r>
      <w:r>
        <w:rPr>
          <w:rFonts w:eastAsia="Times New Roman" w:cstheme="minorHAnsi"/>
          <w:b/>
          <w:bCs/>
          <w:color w:val="1F3864"/>
          <w:sz w:val="26"/>
          <w:szCs w:val="26"/>
        </w:rPr>
        <w:t xml:space="preserve">Normal Scenario </w:t>
      </w:r>
    </w:p>
    <w:p w14:paraId="0112F7FC" w14:textId="77777777" w:rsidR="00C12BD2" w:rsidRDefault="00C12BD2" w:rsidP="00C12BD2">
      <w:pPr>
        <w:spacing w:after="0" w:line="228" w:lineRule="auto"/>
      </w:pPr>
    </w:p>
    <w:p w14:paraId="4FC0401C" w14:textId="77777777" w:rsidR="00C12BD2" w:rsidRPr="005A67EA" w:rsidRDefault="00C12BD2" w:rsidP="00C12BD2">
      <w:pPr>
        <w:spacing w:after="0" w:line="228" w:lineRule="auto"/>
      </w:pP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7CB7980C"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D68498B" w14:textId="77777777" w:rsidR="00C12BD2" w:rsidRDefault="00C12BD2" w:rsidP="00946054">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4DA107E" w14:textId="77777777" w:rsidR="00C12BD2" w:rsidRDefault="00C12BD2" w:rsidP="00946054">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3CB89F54" w14:textId="77777777" w:rsidTr="00946054">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A51023E" w14:textId="77777777" w:rsidR="00C12BD2" w:rsidRDefault="00C12BD2" w:rsidP="00946054">
            <w:pPr>
              <w:spacing w:after="0"/>
              <w:rPr>
                <w:b/>
                <w:bCs/>
              </w:rPr>
            </w:pPr>
            <w:r>
              <w:t>1- Click on login in</w:t>
            </w:r>
          </w:p>
        </w:tc>
        <w:tc>
          <w:tcPr>
            <w:tcW w:w="4237" w:type="dxa"/>
            <w:tcBorders>
              <w:top w:val="nil"/>
              <w:left w:val="nil"/>
              <w:bottom w:val="single" w:sz="18" w:space="0" w:color="FFFFFF"/>
              <w:right w:val="single" w:sz="18" w:space="0" w:color="FFFFFF"/>
            </w:tcBorders>
            <w:shd w:val="clear" w:color="auto" w:fill="DAEEF3" w:themeFill="accent5" w:themeFillTint="33"/>
          </w:tcPr>
          <w:p w14:paraId="00CFBDFF" w14:textId="77777777" w:rsidR="00C12BD2" w:rsidRDefault="00C12BD2" w:rsidP="00946054">
            <w:pPr>
              <w:spacing w:after="0"/>
            </w:pPr>
          </w:p>
        </w:tc>
      </w:tr>
      <w:tr w:rsidR="00C12BD2" w14:paraId="70ECA06E"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1C51C22"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1D4EF49" w14:textId="77777777" w:rsidR="00C12BD2" w:rsidRDefault="00C12BD2" w:rsidP="00946054">
            <w:pPr>
              <w:spacing w:after="0"/>
            </w:pPr>
            <w:r>
              <w:t xml:space="preserve">2- System Show data that is required </w:t>
            </w:r>
          </w:p>
        </w:tc>
      </w:tr>
      <w:tr w:rsidR="00C12BD2" w14:paraId="6FCBE694"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D37ECB" w14:textId="77777777" w:rsidR="00C12BD2" w:rsidRDefault="00C12BD2" w:rsidP="00946054">
            <w:pPr>
              <w:spacing w:after="0"/>
            </w:pPr>
            <w:r>
              <w:t>3- User Fill the input fields with data</w:t>
            </w:r>
          </w:p>
        </w:tc>
        <w:tc>
          <w:tcPr>
            <w:tcW w:w="4237" w:type="dxa"/>
            <w:tcBorders>
              <w:top w:val="nil"/>
              <w:left w:val="nil"/>
              <w:bottom w:val="single" w:sz="18" w:space="0" w:color="FFFFFF"/>
              <w:right w:val="single" w:sz="18" w:space="0" w:color="FFFFFF"/>
            </w:tcBorders>
            <w:shd w:val="clear" w:color="auto" w:fill="DAEEF3" w:themeFill="accent5" w:themeFillTint="33"/>
          </w:tcPr>
          <w:p w14:paraId="0CB3FBB4" w14:textId="77777777" w:rsidR="00C12BD2" w:rsidRDefault="00C12BD2" w:rsidP="00946054">
            <w:pPr>
              <w:spacing w:after="0"/>
            </w:pPr>
          </w:p>
        </w:tc>
      </w:tr>
      <w:tr w:rsidR="00C12BD2" w14:paraId="481AB878"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59B2D3"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82E3A9F" w14:textId="77777777" w:rsidR="00C12BD2" w:rsidRDefault="00C12BD2" w:rsidP="00946054">
            <w:pPr>
              <w:spacing w:after="0"/>
            </w:pPr>
            <w:r>
              <w:t>4- System verify that email and password are correct.</w:t>
            </w:r>
          </w:p>
          <w:p w14:paraId="408BA3E1" w14:textId="77777777" w:rsidR="00C12BD2" w:rsidRDefault="00C12BD2" w:rsidP="00946054">
            <w:pPr>
              <w:spacing w:after="0"/>
            </w:pPr>
            <w:r>
              <w:t>5- Show the dashboard to the user</w:t>
            </w:r>
          </w:p>
        </w:tc>
      </w:tr>
    </w:tbl>
    <w:p w14:paraId="4423A33E" w14:textId="77777777" w:rsidR="00C12BD2" w:rsidRDefault="00C12BD2" w:rsidP="00C12BD2">
      <w:pPr>
        <w:spacing w:after="0"/>
        <w:ind w:left="284"/>
        <w:rPr>
          <w:b/>
          <w:bCs/>
        </w:rPr>
      </w:pPr>
    </w:p>
    <w:p w14:paraId="263A5E96" w14:textId="77777777" w:rsidR="00C12BD2" w:rsidRDefault="00C12BD2" w:rsidP="00C12BD2">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642A2522"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84B6AE6" w14:textId="77777777" w:rsidR="00C12BD2" w:rsidRDefault="00C12BD2" w:rsidP="00946054">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050BB30" w14:textId="77777777" w:rsidR="00C12BD2" w:rsidRDefault="00C12BD2" w:rsidP="00946054">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7FD534DB"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DF7D91" w14:textId="77777777" w:rsidR="00C12BD2" w:rsidRDefault="00C12BD2" w:rsidP="00946054">
            <w:pPr>
              <w:spacing w:after="0"/>
              <w:rPr>
                <w:b/>
                <w:bCs/>
              </w:rPr>
            </w:pPr>
            <w:r>
              <w:t xml:space="preserve">1- Click on login </w:t>
            </w:r>
          </w:p>
        </w:tc>
        <w:tc>
          <w:tcPr>
            <w:tcW w:w="4237" w:type="dxa"/>
            <w:tcBorders>
              <w:top w:val="nil"/>
              <w:left w:val="nil"/>
              <w:bottom w:val="single" w:sz="18" w:space="0" w:color="FFFFFF"/>
              <w:right w:val="single" w:sz="18" w:space="0" w:color="FFFFFF"/>
            </w:tcBorders>
            <w:shd w:val="clear" w:color="auto" w:fill="DAEEF3" w:themeFill="accent5" w:themeFillTint="33"/>
          </w:tcPr>
          <w:p w14:paraId="7BE0F2F2" w14:textId="77777777" w:rsidR="00C12BD2" w:rsidRDefault="00C12BD2" w:rsidP="00946054">
            <w:pPr>
              <w:spacing w:after="0"/>
            </w:pPr>
          </w:p>
        </w:tc>
      </w:tr>
      <w:tr w:rsidR="00C12BD2" w14:paraId="63360E32"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59BB02"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680288" w14:textId="77777777" w:rsidR="00C12BD2" w:rsidRDefault="00C12BD2" w:rsidP="00946054">
            <w:pPr>
              <w:spacing w:after="0"/>
              <w:ind w:left="269" w:hanging="269"/>
            </w:pPr>
            <w:r>
              <w:t>2- Show the data should be entered</w:t>
            </w:r>
          </w:p>
        </w:tc>
      </w:tr>
      <w:tr w:rsidR="00C12BD2" w14:paraId="4F05915A"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BCB787F" w14:textId="77777777" w:rsidR="00C12BD2" w:rsidRDefault="00C12BD2" w:rsidP="00946054">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3- User </w:t>
            </w:r>
            <w:proofErr w:type="gramStart"/>
            <w:r>
              <w:rPr>
                <w:rFonts w:eastAsia="Times New Roman" w:cstheme="minorHAnsi"/>
                <w:color w:val="000000"/>
                <w:sz w:val="24"/>
                <w:szCs w:val="24"/>
              </w:rPr>
              <w:t>fill</w:t>
            </w:r>
            <w:proofErr w:type="gramEnd"/>
            <w:r>
              <w:rPr>
                <w:rFonts w:eastAsia="Times New Roman" w:cstheme="minorHAnsi"/>
                <w:color w:val="000000"/>
                <w:sz w:val="24"/>
                <w:szCs w:val="24"/>
              </w:rPr>
              <w:t xml:space="preserve"> the input fields with his data</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7DA5BEE" w14:textId="77777777" w:rsidR="00C12BD2" w:rsidRDefault="00C12BD2" w:rsidP="00946054">
            <w:pPr>
              <w:spacing w:before="100" w:beforeAutospacing="1" w:after="100" w:afterAutospacing="1" w:line="240" w:lineRule="auto"/>
              <w:ind w:left="105"/>
              <w:rPr>
                <w:rFonts w:eastAsia="Times New Roman" w:cstheme="minorHAnsi"/>
                <w:color w:val="000000"/>
                <w:sz w:val="21"/>
                <w:szCs w:val="21"/>
              </w:rPr>
            </w:pPr>
          </w:p>
        </w:tc>
      </w:tr>
      <w:tr w:rsidR="00C12BD2" w14:paraId="7DEFABF7"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3A60602" w14:textId="77777777" w:rsidR="00C12BD2" w:rsidRDefault="00C12BD2" w:rsidP="00946054">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3414C2D" w14:textId="77777777" w:rsidR="00C12BD2" w:rsidRDefault="00C12BD2" w:rsidP="00946054">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4- </w:t>
            </w:r>
            <w:proofErr w:type="gramStart"/>
            <w:r>
              <w:rPr>
                <w:rFonts w:eastAsia="Times New Roman" w:cstheme="minorHAnsi"/>
                <w:color w:val="000000"/>
                <w:sz w:val="24"/>
                <w:szCs w:val="24"/>
              </w:rPr>
              <w:t>system</w:t>
            </w:r>
            <w:proofErr w:type="gramEnd"/>
            <w:r>
              <w:rPr>
                <w:rFonts w:eastAsia="Times New Roman" w:cstheme="minorHAnsi"/>
                <w:color w:val="000000"/>
                <w:sz w:val="24"/>
                <w:szCs w:val="24"/>
              </w:rPr>
              <w:t xml:space="preserve"> verify that email and password to be correct</w:t>
            </w:r>
          </w:p>
          <w:p w14:paraId="6B141ED4" w14:textId="77777777" w:rsidR="00C12BD2" w:rsidRDefault="00C12BD2" w:rsidP="00946054">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5- Show the user that </w:t>
            </w:r>
            <w:proofErr w:type="gramStart"/>
            <w:r>
              <w:rPr>
                <w:rFonts w:eastAsia="Times New Roman" w:cstheme="minorHAnsi"/>
                <w:color w:val="000000"/>
                <w:sz w:val="24"/>
                <w:szCs w:val="24"/>
              </w:rPr>
              <w:t>email</w:t>
            </w:r>
            <w:proofErr w:type="gramEnd"/>
            <w:r>
              <w:rPr>
                <w:rFonts w:eastAsia="Times New Roman" w:cstheme="minorHAnsi"/>
                <w:color w:val="000000"/>
                <w:sz w:val="24"/>
                <w:szCs w:val="24"/>
              </w:rPr>
              <w:t xml:space="preserve"> or password is wrong and enter them again</w:t>
            </w:r>
          </w:p>
        </w:tc>
      </w:tr>
    </w:tbl>
    <w:p w14:paraId="6EA513CB" w14:textId="3F82383E" w:rsidR="00C12BD2" w:rsidRPr="009D5108" w:rsidRDefault="00C12BD2" w:rsidP="00C12BD2">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Screen Design</w:t>
      </w:r>
      <w:r w:rsidR="005202EC">
        <w:rPr>
          <w:rFonts w:eastAsia="Times New Roman" w:cstheme="minorHAnsi"/>
          <w:b/>
          <w:bCs/>
          <w:color w:val="1F3864"/>
          <w:sz w:val="28"/>
          <w:szCs w:val="28"/>
        </w:rPr>
        <w:br/>
      </w:r>
      <w:r w:rsidR="005202EC">
        <w:rPr>
          <w:rFonts w:eastAsia="Times New Roman" w:cstheme="minorHAnsi"/>
          <w:b/>
          <w:bCs/>
          <w:noProof/>
          <w:color w:val="1F3864"/>
          <w:sz w:val="28"/>
          <w:szCs w:val="28"/>
        </w:rPr>
        <w:drawing>
          <wp:inline distT="0" distB="0" distL="0" distR="0" wp14:anchorId="01B4721A" wp14:editId="0E6C25FC">
            <wp:extent cx="6126480" cy="3404870"/>
            <wp:effectExtent l="0" t="0" r="7620" b="5080"/>
            <wp:docPr id="17963033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03391" name="Picture 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404870"/>
                    </a:xfrm>
                    <a:prstGeom prst="rect">
                      <a:avLst/>
                    </a:prstGeom>
                  </pic:spPr>
                </pic:pic>
              </a:graphicData>
            </a:graphic>
          </wp:inline>
        </w:drawing>
      </w:r>
      <w:r>
        <w:rPr>
          <w:rFonts w:eastAsia="Times New Roman" w:cstheme="minorHAnsi"/>
          <w:b/>
          <w:bCs/>
          <w:color w:val="1F3864"/>
          <w:sz w:val="28"/>
          <w:szCs w:val="28"/>
        </w:rPr>
        <w:t xml:space="preserve">  </w:t>
      </w:r>
    </w:p>
    <w:p w14:paraId="4DF556B2" w14:textId="77777777" w:rsidR="00C12BD2" w:rsidRPr="00B5491C" w:rsidRDefault="00C12BD2" w:rsidP="00C12BD2">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12BD2" w14:paraId="68932CBC" w14:textId="77777777" w:rsidTr="00946054">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80BBF8F" w14:textId="77777777" w:rsidR="00C12BD2" w:rsidRDefault="00C12BD2" w:rsidP="00946054">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55C0A312" w14:textId="77777777" w:rsidR="00C12BD2" w:rsidRDefault="00C12BD2" w:rsidP="00946054">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5A3CC660" w14:textId="77777777" w:rsidR="00C12BD2" w:rsidRDefault="00C12BD2" w:rsidP="00946054">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C12BD2" w14:paraId="4400861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71281CA8" w14:textId="77777777" w:rsidR="00C12BD2" w:rsidRDefault="00C12BD2" w:rsidP="00946054">
            <w:pPr>
              <w:spacing w:before="7" w:after="0" w:line="240" w:lineRule="auto"/>
              <w:rPr>
                <w:rFonts w:ascii="Calibri" w:eastAsia="Times New Roman" w:hAnsi="Calibri" w:cs="Calibri"/>
              </w:rPr>
            </w:pPr>
            <w:r>
              <w:rPr>
                <w:rFonts w:ascii="Calibri" w:eastAsia="Times New Roman" w:hAnsi="Calibri" w:cs="Calibri"/>
              </w:rPr>
              <w:t xml:space="preserve">   Email</w:t>
            </w:r>
          </w:p>
        </w:tc>
        <w:tc>
          <w:tcPr>
            <w:tcW w:w="2551" w:type="dxa"/>
            <w:tcBorders>
              <w:top w:val="nil"/>
              <w:left w:val="nil"/>
              <w:bottom w:val="single" w:sz="18" w:space="0" w:color="FFFFFF"/>
              <w:right w:val="single" w:sz="18" w:space="0" w:color="FFFFFF"/>
            </w:tcBorders>
            <w:shd w:val="clear" w:color="auto" w:fill="C9F1FF"/>
            <w:vAlign w:val="center"/>
          </w:tcPr>
          <w:p w14:paraId="2AE05C9B" w14:textId="77777777" w:rsidR="00C12BD2" w:rsidRDefault="00C12BD2" w:rsidP="00946054">
            <w:pPr>
              <w:spacing w:before="9" w:after="0" w:line="240" w:lineRule="auto"/>
              <w:jc w:val="cente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7C4D7EA5" w14:textId="77777777" w:rsidR="00C12BD2" w:rsidRDefault="00C12BD2" w:rsidP="00946054">
            <w:pPr>
              <w:spacing w:before="9" w:after="0" w:line="240" w:lineRule="auto"/>
              <w:rPr>
                <w:rFonts w:ascii="Calibri" w:eastAsia="Times New Roman" w:hAnsi="Calibri" w:cs="Calibri"/>
              </w:rPr>
            </w:pPr>
            <w:r>
              <w:rPr>
                <w:rFonts w:ascii="Calibri" w:eastAsia="Times New Roman" w:hAnsi="Calibri" w:cs="Calibri"/>
              </w:rPr>
              <w:t xml:space="preserve"> Structured text</w:t>
            </w:r>
          </w:p>
        </w:tc>
      </w:tr>
      <w:tr w:rsidR="00C12BD2" w14:paraId="41B0D7C4"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6323F30B" w14:textId="77777777" w:rsidR="00C12BD2" w:rsidRDefault="00C12BD2" w:rsidP="00946054">
            <w:pPr>
              <w:spacing w:before="7" w:after="0" w:line="240" w:lineRule="auto"/>
              <w:rPr>
                <w:rFonts w:ascii="Calibri" w:eastAsia="Times New Roman" w:hAnsi="Calibri" w:cs="Calibri"/>
              </w:rPr>
            </w:pPr>
            <w:r>
              <w:rPr>
                <w:rFonts w:ascii="Calibri" w:eastAsia="Times New Roman" w:hAnsi="Calibri" w:cs="Calibri"/>
              </w:rPr>
              <w:t xml:space="preserve">   Password</w:t>
            </w:r>
          </w:p>
        </w:tc>
        <w:tc>
          <w:tcPr>
            <w:tcW w:w="2551" w:type="dxa"/>
            <w:tcBorders>
              <w:top w:val="nil"/>
              <w:left w:val="nil"/>
              <w:bottom w:val="single" w:sz="18" w:space="0" w:color="FFFFFF"/>
              <w:right w:val="single" w:sz="18" w:space="0" w:color="FFFFFF"/>
            </w:tcBorders>
            <w:shd w:val="clear" w:color="auto" w:fill="C9F1FF"/>
            <w:vAlign w:val="center"/>
          </w:tcPr>
          <w:p w14:paraId="752FE807" w14:textId="77777777" w:rsidR="00C12BD2" w:rsidRDefault="00C12BD2" w:rsidP="00946054">
            <w:pPr>
              <w:spacing w:before="9" w:after="0" w:line="240" w:lineRule="auto"/>
              <w:jc w:val="center"/>
              <w:rPr>
                <w:rFonts w:ascii="Calibri" w:eastAsia="Times New Roman" w:hAnsi="Calibri" w:cs="Calibri"/>
              </w:rPr>
            </w:pPr>
            <w:r w:rsidRPr="002C6EDE">
              <w:rPr>
                <w:rFonts w:ascii="Calibri" w:eastAsia="Times New Roman" w:hAnsi="Calibri" w:cs="Calibri"/>
              </w:rPr>
              <w:t>Alphanumeric</w:t>
            </w:r>
            <w:r>
              <w:rPr>
                <w:rFonts w:ascii="Calibri" w:eastAsia="Times New Roman" w:hAnsi="Calibri" w:cs="Calibri"/>
              </w:rPr>
              <w:t>&gt; 8 and &lt; 20</w:t>
            </w:r>
          </w:p>
        </w:tc>
        <w:tc>
          <w:tcPr>
            <w:tcW w:w="3686" w:type="dxa"/>
            <w:tcBorders>
              <w:top w:val="nil"/>
              <w:left w:val="nil"/>
              <w:bottom w:val="single" w:sz="18" w:space="0" w:color="FFFFFF"/>
              <w:right w:val="single" w:sz="18" w:space="0" w:color="FFFFFF"/>
            </w:tcBorders>
            <w:shd w:val="clear" w:color="auto" w:fill="C9F1FF"/>
            <w:vAlign w:val="center"/>
          </w:tcPr>
          <w:p w14:paraId="49E5381F" w14:textId="77777777" w:rsidR="00C12BD2" w:rsidRPr="001649C8" w:rsidRDefault="00C12BD2" w:rsidP="00946054">
            <w:pPr>
              <w:spacing w:before="9" w:after="0" w:line="240" w:lineRule="auto"/>
              <w:rPr>
                <w:rFonts w:ascii="Calibri" w:eastAsia="Times New Roman" w:hAnsi="Calibri" w:cs="Calibri"/>
              </w:rPr>
            </w:pPr>
            <w:r w:rsidRPr="001649C8">
              <w:rPr>
                <w:rFonts w:ascii="Calibri" w:eastAsia="Times New Roman" w:hAnsi="Calibri" w:cs="Calibri"/>
              </w:rPr>
              <w:t>Password confirmation and must</w:t>
            </w:r>
          </w:p>
          <w:p w14:paraId="79A6E688" w14:textId="77777777" w:rsidR="00C12BD2" w:rsidRPr="001649C8" w:rsidRDefault="00C12BD2" w:rsidP="00946054">
            <w:pPr>
              <w:spacing w:before="9" w:after="0" w:line="240" w:lineRule="auto"/>
              <w:rPr>
                <w:rFonts w:ascii="Calibri" w:eastAsia="Times New Roman" w:hAnsi="Calibri" w:cs="Calibri"/>
              </w:rPr>
            </w:pPr>
            <w:r w:rsidRPr="001649C8">
              <w:rPr>
                <w:rFonts w:ascii="Calibri" w:eastAsia="Times New Roman" w:hAnsi="Calibri" w:cs="Calibri"/>
              </w:rPr>
              <w:t>include an uppercase letter, numbers</w:t>
            </w:r>
          </w:p>
          <w:p w14:paraId="12E6F77B" w14:textId="77777777" w:rsidR="00C12BD2" w:rsidRDefault="00C12BD2" w:rsidP="00946054">
            <w:pPr>
              <w:spacing w:before="9" w:after="0" w:line="240" w:lineRule="auto"/>
              <w:rPr>
                <w:rFonts w:ascii="Calibri" w:eastAsia="Times New Roman" w:hAnsi="Calibri" w:cs="Calibri"/>
              </w:rPr>
            </w:pPr>
            <w:r w:rsidRPr="001649C8">
              <w:rPr>
                <w:rFonts w:ascii="Calibri" w:eastAsia="Times New Roman" w:hAnsi="Calibri" w:cs="Calibri"/>
              </w:rPr>
              <w:t>and/or special characters</w:t>
            </w:r>
          </w:p>
        </w:tc>
      </w:tr>
    </w:tbl>
    <w:p w14:paraId="385248E1" w14:textId="77777777" w:rsidR="00C12BD2" w:rsidRDefault="00C12BD2" w:rsidP="00C12BD2">
      <w:pPr>
        <w:pStyle w:val="Heading2"/>
        <w:pBdr>
          <w:bottom w:val="single" w:sz="6" w:space="1" w:color="auto"/>
        </w:pBdr>
        <w:spacing w:before="120"/>
      </w:pPr>
    </w:p>
    <w:p w14:paraId="47C2AEF0" w14:textId="77777777" w:rsidR="00C12BD2" w:rsidRDefault="00C12BD2" w:rsidP="00C12BD2"/>
    <w:p w14:paraId="4564BD1E"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05CB250B"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33452B28"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1FF81864"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3CDC4E51"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4976274E"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1A95FF2D"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32FC2976"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467CCCC1"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5AC1247C"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56CABD41" w14:textId="77777777" w:rsidR="005E09B9" w:rsidRDefault="005E09B9" w:rsidP="005E09B9">
      <w:pPr>
        <w:tabs>
          <w:tab w:val="left" w:pos="720"/>
        </w:tabs>
        <w:spacing w:before="100" w:beforeAutospacing="1" w:after="120" w:line="240" w:lineRule="auto"/>
        <w:rPr>
          <w:rFonts w:eastAsia="Times New Roman" w:cstheme="minorHAnsi"/>
          <w:b/>
          <w:bCs/>
          <w:color w:val="1F3864"/>
          <w:sz w:val="28"/>
          <w:szCs w:val="28"/>
        </w:rPr>
      </w:pPr>
    </w:p>
    <w:p w14:paraId="12BE06CE" w14:textId="698C45F5" w:rsidR="00C12BD2" w:rsidRDefault="00C12BD2" w:rsidP="00C12BD2">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1F17C99B" w14:textId="77777777" w:rsidR="00C12BD2" w:rsidRDefault="00C12BD2" w:rsidP="00C12BD2">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12BD2" w14:paraId="5AC95661"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9DFEB2" w14:textId="77777777" w:rsidR="00C12BD2" w:rsidRDefault="00C12BD2" w:rsidP="00946054">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E40E621" w14:textId="77777777" w:rsidR="00C12BD2" w:rsidRDefault="00C12BD2" w:rsidP="00946054">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C12BD2" w14:paraId="4C4F337D"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903B1A2" w14:textId="77777777" w:rsidR="00C12BD2" w:rsidRDefault="00C12BD2" w:rsidP="00946054">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DC2915C" w14:textId="77777777" w:rsidR="00C12BD2" w:rsidRDefault="00C12BD2" w:rsidP="00946054">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Dashboard of user</w:t>
            </w:r>
          </w:p>
        </w:tc>
      </w:tr>
      <w:tr w:rsidR="00C12BD2" w14:paraId="232ED70C"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15771DAD" w14:textId="77777777" w:rsidR="00C12BD2" w:rsidRDefault="00C12BD2" w:rsidP="00946054">
            <w:pPr>
              <w:spacing w:before="2" w:after="0" w:line="240" w:lineRule="auto"/>
              <w:ind w:left="104"/>
              <w:rPr>
                <w:b/>
                <w:bCs/>
              </w:rPr>
            </w:pPr>
            <w:r>
              <w:rPr>
                <w:b/>
                <w:bCs/>
              </w:rPr>
              <w:t xml:space="preserve">Actors </w:t>
            </w:r>
          </w:p>
        </w:tc>
        <w:tc>
          <w:tcPr>
            <w:tcW w:w="6362" w:type="dxa"/>
            <w:tcBorders>
              <w:top w:val="nil"/>
              <w:left w:val="nil"/>
              <w:bottom w:val="single" w:sz="18" w:space="0" w:color="FFFFFF"/>
              <w:right w:val="single" w:sz="18" w:space="0" w:color="FFFFFF"/>
            </w:tcBorders>
            <w:shd w:val="clear" w:color="auto" w:fill="C9F1FF"/>
            <w:vAlign w:val="center"/>
          </w:tcPr>
          <w:p w14:paraId="15BA3278" w14:textId="77777777" w:rsidR="00C12BD2" w:rsidRDefault="00C12BD2" w:rsidP="00946054">
            <w:pPr>
              <w:spacing w:after="0" w:line="264" w:lineRule="auto"/>
            </w:pPr>
            <w:r>
              <w:t xml:space="preserve">  User</w:t>
            </w:r>
          </w:p>
        </w:tc>
      </w:tr>
      <w:tr w:rsidR="00C12BD2" w14:paraId="50971432"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56FCBCB4" w14:textId="77777777" w:rsidR="00C12BD2" w:rsidRDefault="00C12BD2" w:rsidP="00946054">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8E01AF6" w14:textId="77777777" w:rsidR="00C12BD2" w:rsidRDefault="00C12BD2" w:rsidP="00946054">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 </w:t>
            </w:r>
          </w:p>
          <w:p w14:paraId="0877137B" w14:textId="77777777" w:rsidR="00C12BD2" w:rsidRDefault="00C12BD2" w:rsidP="00946054">
            <w:pPr>
              <w:bidi/>
              <w:spacing w:after="60" w:line="264" w:lineRule="auto"/>
              <w:jc w:val="right"/>
              <w:rPr>
                <w:rFonts w:ascii="Arial" w:eastAsia="Times New Roman" w:hAnsi="Arial" w:cs="Arial"/>
                <w:color w:val="000000"/>
                <w:rtl/>
              </w:rPr>
            </w:pPr>
            <w:r>
              <w:rPr>
                <w:rFonts w:ascii="Arial" w:eastAsia="Times New Roman" w:hAnsi="Arial" w:cs="Arial"/>
                <w:b/>
                <w:bCs/>
                <w:color w:val="000000"/>
              </w:rPr>
              <w:t>I like</w:t>
            </w:r>
            <w:r>
              <w:rPr>
                <w:rFonts w:ascii="Arial" w:eastAsia="Times New Roman" w:hAnsi="Arial" w:cs="Arial"/>
                <w:color w:val="000000"/>
              </w:rPr>
              <w:t xml:space="preserve"> to see done operation, computation of net-</w:t>
            </w:r>
            <w:proofErr w:type="gramStart"/>
            <w:r>
              <w:rPr>
                <w:rFonts w:ascii="Arial" w:eastAsia="Times New Roman" w:hAnsi="Arial" w:cs="Arial"/>
                <w:color w:val="000000"/>
              </w:rPr>
              <w:t>worth ,</w:t>
            </w:r>
            <w:proofErr w:type="gramEnd"/>
            <w:r>
              <w:rPr>
                <w:rFonts w:ascii="Arial" w:eastAsia="Times New Roman" w:hAnsi="Arial" w:cs="Arial"/>
                <w:color w:val="000000"/>
              </w:rPr>
              <w:t xml:space="preserve"> rate of investment , total funds and financial obligation, visualization and graphs for income and exchange</w:t>
            </w:r>
          </w:p>
          <w:p w14:paraId="5B330D6E" w14:textId="77777777" w:rsidR="00C12BD2" w:rsidRDefault="00C12BD2" w:rsidP="00946054">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proofErr w:type="gramEnd"/>
            <w:r>
              <w:rPr>
                <w:rFonts w:ascii="Arial" w:eastAsia="Times New Roman" w:hAnsi="Arial" w:cs="Arial"/>
                <w:color w:val="000000"/>
              </w:rPr>
              <w:t xml:space="preserve"> I can login in and use the application</w:t>
            </w:r>
          </w:p>
        </w:tc>
      </w:tr>
      <w:tr w:rsidR="00C12BD2" w14:paraId="291E3C34"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EEE96D5" w14:textId="77777777" w:rsidR="00C12BD2" w:rsidRDefault="00C12BD2" w:rsidP="00946054">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321D4CF6" w14:textId="77777777" w:rsidR="00C12BD2" w:rsidRDefault="00C12BD2" w:rsidP="00946054">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Login or sign up is done</w:t>
            </w:r>
          </w:p>
        </w:tc>
      </w:tr>
      <w:tr w:rsidR="00C12BD2" w14:paraId="70F11562"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07F871A2" w14:textId="77777777" w:rsidR="00C12BD2" w:rsidRDefault="00C12BD2" w:rsidP="00946054">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12C060D" w14:textId="77777777" w:rsidR="00C12BD2" w:rsidRDefault="00C12BD2" w:rsidP="00946054">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w:t>
            </w:r>
          </w:p>
        </w:tc>
      </w:tr>
      <w:tr w:rsidR="00C12BD2" w14:paraId="6F9DA6B6"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6BCE49AF" w14:textId="77777777" w:rsidR="00C12BD2" w:rsidRDefault="00C12BD2" w:rsidP="00946054">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3EDACCB" w14:textId="77777777" w:rsidR="00C12BD2" w:rsidRPr="00AA585D" w:rsidRDefault="00C12BD2" w:rsidP="00946054">
            <w:pPr>
              <w:spacing w:after="60"/>
              <w:rPr>
                <w:rFonts w:ascii="Arial" w:eastAsia="Times New Roman" w:hAnsi="Arial" w:cs="Arial"/>
                <w:b/>
                <w:bCs/>
                <w:color w:val="000000"/>
              </w:rPr>
            </w:pPr>
            <w:r w:rsidRPr="00AA585D">
              <w:rPr>
                <w:rFonts w:ascii="Arial" w:eastAsia="Times New Roman" w:hAnsi="Arial" w:cs="Arial"/>
                <w:b/>
                <w:bCs/>
                <w:color w:val="000000"/>
              </w:rPr>
              <w:t xml:space="preserve">Given </w:t>
            </w:r>
            <w:r w:rsidRPr="00C85C1F">
              <w:rPr>
                <w:rFonts w:ascii="Arial" w:eastAsia="Times New Roman" w:hAnsi="Arial" w:cs="Arial"/>
                <w:color w:val="000000"/>
              </w:rPr>
              <w:t>I’m a</w:t>
            </w:r>
            <w:r>
              <w:rPr>
                <w:rFonts w:ascii="Arial" w:eastAsia="Times New Roman" w:hAnsi="Arial" w:cs="Arial"/>
                <w:color w:val="000000"/>
              </w:rPr>
              <w:t xml:space="preserve"> user</w:t>
            </w:r>
            <w:r w:rsidRPr="00C85C1F">
              <w:rPr>
                <w:rFonts w:ascii="Arial" w:eastAsia="Times New Roman" w:hAnsi="Arial" w:cs="Arial"/>
                <w:color w:val="000000"/>
              </w:rPr>
              <w:t xml:space="preserve"> and I’</w:t>
            </w:r>
            <w:r>
              <w:rPr>
                <w:rFonts w:ascii="Arial" w:eastAsia="Times New Roman" w:hAnsi="Arial" w:cs="Arial"/>
                <w:color w:val="000000"/>
              </w:rPr>
              <w:t>m on dashboard</w:t>
            </w:r>
          </w:p>
          <w:p w14:paraId="300AC914" w14:textId="77777777" w:rsidR="00C12BD2" w:rsidRPr="00C85C1F" w:rsidRDefault="00C12BD2" w:rsidP="00946054">
            <w:pPr>
              <w:spacing w:after="60"/>
              <w:rPr>
                <w:rFonts w:ascii="Arial" w:eastAsia="Times New Roman" w:hAnsi="Arial" w:cs="Arial"/>
                <w:b/>
                <w:bCs/>
                <w:color w:val="000000"/>
              </w:rPr>
            </w:pPr>
            <w:r w:rsidRPr="00AA585D">
              <w:rPr>
                <w:rFonts w:ascii="Arial" w:eastAsia="Times New Roman" w:hAnsi="Arial" w:cs="Arial"/>
                <w:b/>
                <w:bCs/>
                <w:color w:val="000000"/>
              </w:rPr>
              <w:t xml:space="preserve">When </w:t>
            </w:r>
            <w:r w:rsidRPr="00C85C1F">
              <w:rPr>
                <w:rFonts w:ascii="Arial" w:eastAsia="Times New Roman" w:hAnsi="Arial" w:cs="Arial"/>
                <w:color w:val="000000"/>
              </w:rPr>
              <w:t xml:space="preserve">I </w:t>
            </w:r>
            <w:r>
              <w:rPr>
                <w:rFonts w:ascii="Arial" w:eastAsia="Times New Roman" w:hAnsi="Arial" w:cs="Arial"/>
                <w:color w:val="000000"/>
              </w:rPr>
              <w:t>end the sign in or the login.</w:t>
            </w:r>
          </w:p>
          <w:p w14:paraId="28D0DC3C" w14:textId="77777777" w:rsidR="00C12BD2" w:rsidRDefault="00C12BD2" w:rsidP="00946054">
            <w:pPr>
              <w:spacing w:after="60"/>
              <w:rPr>
                <w:b/>
                <w:bCs/>
                <w:color w:val="C00000"/>
              </w:rPr>
            </w:pPr>
            <w:r w:rsidRPr="00AA585D">
              <w:rPr>
                <w:rFonts w:ascii="Arial" w:eastAsia="Times New Roman" w:hAnsi="Arial" w:cs="Arial"/>
                <w:b/>
                <w:bCs/>
                <w:color w:val="000000"/>
              </w:rPr>
              <w:t xml:space="preserve">Then </w:t>
            </w:r>
            <w:r w:rsidRPr="00C85C1F">
              <w:rPr>
                <w:rFonts w:ascii="Arial" w:eastAsia="Times New Roman" w:hAnsi="Arial" w:cs="Arial"/>
                <w:color w:val="000000"/>
              </w:rPr>
              <w:t xml:space="preserve">the system </w:t>
            </w:r>
            <w:r>
              <w:rPr>
                <w:rFonts w:ascii="Arial" w:eastAsia="Times New Roman" w:hAnsi="Arial" w:cs="Arial"/>
                <w:color w:val="000000"/>
              </w:rPr>
              <w:t>shows me the done operation, computation of net-</w:t>
            </w:r>
            <w:proofErr w:type="gramStart"/>
            <w:r>
              <w:rPr>
                <w:rFonts w:ascii="Arial" w:eastAsia="Times New Roman" w:hAnsi="Arial" w:cs="Arial"/>
                <w:color w:val="000000"/>
              </w:rPr>
              <w:t>worth ,</w:t>
            </w:r>
            <w:proofErr w:type="gramEnd"/>
            <w:r>
              <w:rPr>
                <w:rFonts w:ascii="Arial" w:eastAsia="Times New Roman" w:hAnsi="Arial" w:cs="Arial"/>
                <w:color w:val="000000"/>
              </w:rPr>
              <w:t xml:space="preserve"> rate of investment , total funds and financial obligation, visualization and graphs for income and exchange</w:t>
            </w:r>
          </w:p>
        </w:tc>
      </w:tr>
    </w:tbl>
    <w:p w14:paraId="0E1187CF" w14:textId="77777777" w:rsidR="00C12BD2" w:rsidRDefault="00C12BD2" w:rsidP="00C12BD2">
      <w:pPr>
        <w:spacing w:after="0" w:line="228" w:lineRule="auto"/>
        <w:rPr>
          <w:rFonts w:eastAsia="Times New Roman" w:cstheme="minorHAnsi"/>
          <w:b/>
          <w:bCs/>
          <w:color w:val="1F3864"/>
        </w:rPr>
      </w:pPr>
      <w:r>
        <w:br w:type="textWrapping" w:clear="all"/>
      </w:r>
    </w:p>
    <w:p w14:paraId="5193D50F" w14:textId="77777777" w:rsidR="00C12BD2" w:rsidRDefault="00C12BD2" w:rsidP="00C12BD2">
      <w:pPr>
        <w:spacing w:after="0" w:line="228" w:lineRule="auto"/>
      </w:pPr>
      <w:r>
        <w:rPr>
          <w:rFonts w:eastAsia="Times New Roman" w:cstheme="minorHAnsi"/>
          <w:b/>
          <w:bCs/>
          <w:color w:val="1F3864"/>
        </w:rPr>
        <w:tab/>
      </w:r>
      <w:r>
        <w:rPr>
          <w:rFonts w:eastAsia="Times New Roman" w:cstheme="minorHAnsi"/>
          <w:b/>
          <w:bCs/>
          <w:color w:val="1F3864"/>
          <w:sz w:val="26"/>
          <w:szCs w:val="26"/>
        </w:rPr>
        <w:t xml:space="preserve">Normal Scenario </w:t>
      </w:r>
    </w:p>
    <w:p w14:paraId="2F617784" w14:textId="77777777" w:rsidR="00C12BD2" w:rsidRPr="005A67EA" w:rsidRDefault="00C12BD2" w:rsidP="00C12BD2">
      <w:pPr>
        <w:spacing w:after="0" w:line="228" w:lineRule="auto"/>
      </w:pP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3394D78B"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932DF57" w14:textId="77777777" w:rsidR="00C12BD2" w:rsidRDefault="00C12BD2" w:rsidP="00946054">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FAEE505" w14:textId="77777777" w:rsidR="00C12BD2" w:rsidRDefault="00C12BD2" w:rsidP="00946054">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362653D5" w14:textId="77777777" w:rsidTr="00946054">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01DCA75" w14:textId="77777777" w:rsidR="00C12BD2" w:rsidRDefault="00C12BD2" w:rsidP="00946054">
            <w:pPr>
              <w:spacing w:after="0"/>
              <w:rPr>
                <w:b/>
                <w:bCs/>
              </w:rPr>
            </w:pPr>
            <w:r>
              <w:t xml:space="preserve">1- </w:t>
            </w:r>
            <w:proofErr w:type="gramStart"/>
            <w:r>
              <w:t>user</w:t>
            </w:r>
            <w:proofErr w:type="gramEnd"/>
            <w:r>
              <w:t xml:space="preserve"> open the </w:t>
            </w:r>
            <w:proofErr w:type="gramStart"/>
            <w:r>
              <w:t>dash board</w:t>
            </w:r>
            <w:proofErr w:type="gramEnd"/>
          </w:p>
        </w:tc>
        <w:tc>
          <w:tcPr>
            <w:tcW w:w="4237" w:type="dxa"/>
            <w:tcBorders>
              <w:top w:val="nil"/>
              <w:left w:val="nil"/>
              <w:bottom w:val="single" w:sz="18" w:space="0" w:color="FFFFFF"/>
              <w:right w:val="single" w:sz="18" w:space="0" w:color="FFFFFF"/>
            </w:tcBorders>
            <w:shd w:val="clear" w:color="auto" w:fill="DAEEF3" w:themeFill="accent5" w:themeFillTint="33"/>
          </w:tcPr>
          <w:p w14:paraId="41ECD7F9" w14:textId="77777777" w:rsidR="00C12BD2" w:rsidRDefault="00C12BD2" w:rsidP="00946054">
            <w:pPr>
              <w:spacing w:after="0"/>
            </w:pPr>
          </w:p>
        </w:tc>
      </w:tr>
      <w:tr w:rsidR="00C12BD2" w14:paraId="30DA8B34"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76AED30"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C1A5055" w14:textId="77777777" w:rsidR="00C12BD2" w:rsidRDefault="00C12BD2" w:rsidP="00946054">
            <w:pPr>
              <w:spacing w:after="0"/>
            </w:pPr>
            <w:r>
              <w:t>2- Make the graph and visualize for income and exchange.</w:t>
            </w:r>
          </w:p>
          <w:p w14:paraId="7888BD7E" w14:textId="77777777" w:rsidR="00C12BD2" w:rsidRDefault="00C12BD2" w:rsidP="00946054">
            <w:pPr>
              <w:spacing w:after="0"/>
            </w:pPr>
            <w:r>
              <w:t xml:space="preserve">3- Show the visualization. </w:t>
            </w:r>
          </w:p>
        </w:tc>
      </w:tr>
      <w:tr w:rsidR="00C12BD2" w14:paraId="57658150"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B1B0A41"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7653A93" w14:textId="77777777" w:rsidR="00C12BD2" w:rsidRDefault="00C12BD2" w:rsidP="00946054">
            <w:pPr>
              <w:spacing w:after="0"/>
            </w:pPr>
            <w:r>
              <w:t>4- Show total funds and financial obligation.</w:t>
            </w:r>
          </w:p>
          <w:p w14:paraId="318506E0" w14:textId="77777777" w:rsidR="00C12BD2" w:rsidRDefault="00C12BD2" w:rsidP="00946054">
            <w:pPr>
              <w:spacing w:after="0"/>
            </w:pPr>
            <w:r>
              <w:t>5- Show the done operation and computation of net-worth and rate of investment.</w:t>
            </w:r>
          </w:p>
        </w:tc>
      </w:tr>
      <w:tr w:rsidR="00C12BD2" w14:paraId="2B194125"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1EADE8" w14:textId="77777777" w:rsidR="00C12BD2" w:rsidRDefault="00C12BD2" w:rsidP="0094605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00280EF" w14:textId="77777777" w:rsidR="00C12BD2" w:rsidRDefault="00C12BD2" w:rsidP="00946054">
            <w:pPr>
              <w:spacing w:after="0"/>
            </w:pPr>
            <w:r>
              <w:t>6- Show the buttons that go to control panel and tracking for last updates</w:t>
            </w:r>
          </w:p>
        </w:tc>
      </w:tr>
    </w:tbl>
    <w:p w14:paraId="5767D84D"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03D49696"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0BE7F672"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044C4C0E"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0B665BA0"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512A4334"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701B5EC5"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24ADBCC8"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266B3E34"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16906C6F" w14:textId="77777777" w:rsidR="005202EC" w:rsidRDefault="005202EC" w:rsidP="00C12BD2">
      <w:pPr>
        <w:tabs>
          <w:tab w:val="left" w:pos="720"/>
        </w:tabs>
        <w:spacing w:before="100" w:beforeAutospacing="1" w:after="120" w:line="240" w:lineRule="auto"/>
        <w:ind w:left="714"/>
        <w:rPr>
          <w:rFonts w:eastAsia="Times New Roman" w:cstheme="minorHAnsi"/>
          <w:b/>
          <w:bCs/>
          <w:color w:val="1F3864"/>
          <w:sz w:val="28"/>
          <w:szCs w:val="28"/>
        </w:rPr>
      </w:pPr>
    </w:p>
    <w:p w14:paraId="02E4E6B6" w14:textId="7B3E0D48" w:rsidR="00C12BD2" w:rsidRPr="009D5108" w:rsidRDefault="005202EC" w:rsidP="00C12BD2">
      <w:pPr>
        <w:tabs>
          <w:tab w:val="left" w:pos="720"/>
        </w:tabs>
        <w:spacing w:before="100" w:beforeAutospacing="1" w:after="120" w:line="240" w:lineRule="auto"/>
        <w:ind w:left="714"/>
        <w:rPr>
          <w:rFonts w:eastAsia="Times New Roman" w:cstheme="minorHAnsi"/>
          <w:color w:val="000000"/>
          <w:sz w:val="28"/>
          <w:szCs w:val="28"/>
        </w:rPr>
      </w:pPr>
      <w:r>
        <w:rPr>
          <w:rFonts w:eastAsia="Times New Roman" w:cstheme="minorHAnsi"/>
          <w:b/>
          <w:bCs/>
          <w:color w:val="1F3864"/>
          <w:sz w:val="28"/>
          <w:szCs w:val="28"/>
        </w:rPr>
        <w:br/>
      </w:r>
      <w:r w:rsidR="00C12BD2">
        <w:rPr>
          <w:rFonts w:eastAsia="Times New Roman" w:cstheme="minorHAnsi"/>
          <w:b/>
          <w:bCs/>
          <w:color w:val="1F3864"/>
          <w:sz w:val="28"/>
          <w:szCs w:val="28"/>
        </w:rPr>
        <w:t xml:space="preserve">Screen Design  </w:t>
      </w:r>
    </w:p>
    <w:p w14:paraId="7CBDE331" w14:textId="67C76AAC" w:rsidR="005C5CE6" w:rsidRPr="005C5CE6" w:rsidRDefault="005202EC" w:rsidP="005C5CE6">
      <w:pPr>
        <w:rPr>
          <w:b/>
          <w:bCs/>
          <w:color w:val="C00000"/>
        </w:rPr>
      </w:pPr>
      <w:r>
        <w:rPr>
          <w:b/>
          <w:bCs/>
          <w:noProof/>
          <w:color w:val="C00000"/>
        </w:rPr>
        <w:lastRenderedPageBreak/>
        <w:drawing>
          <wp:inline distT="0" distB="0" distL="0" distR="0" wp14:anchorId="685425D8" wp14:editId="4BEB18A3">
            <wp:extent cx="5734050" cy="4575710"/>
            <wp:effectExtent l="0" t="0" r="0" b="0"/>
            <wp:docPr id="1725727438" name="Picture 4"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7438" name="Picture 4" descr="Screens screenshot of a 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9937" cy="4588387"/>
                    </a:xfrm>
                    <a:prstGeom prst="rect">
                      <a:avLst/>
                    </a:prstGeom>
                  </pic:spPr>
                </pic:pic>
              </a:graphicData>
            </a:graphic>
          </wp:inline>
        </w:drawing>
      </w:r>
    </w:p>
    <w:p w14:paraId="7A4D69A8" w14:textId="66238DB9" w:rsidR="00C60364" w:rsidRDefault="0005127E">
      <w:pPr>
        <w:numPr>
          <w:ilvl w:val="0"/>
          <w:numId w:val="4"/>
        </w:numPr>
        <w:spacing w:before="100" w:beforeAutospacing="1" w:after="120" w:line="240" w:lineRule="auto"/>
        <w:ind w:left="714" w:hanging="357"/>
        <w:rPr>
          <w:rFonts w:eastAsia="Times New Roman" w:cstheme="minorHAnsi"/>
          <w:b/>
          <w:bCs/>
          <w:color w:val="1F3864"/>
          <w:sz w:val="28"/>
          <w:szCs w:val="28"/>
        </w:rPr>
      </w:pPr>
      <w:bookmarkStart w:id="11" w:name="_Hlk193343912"/>
      <w:r>
        <w:rPr>
          <w:rFonts w:eastAsia="Times New Roman" w:cstheme="minorHAnsi"/>
          <w:b/>
          <w:bCs/>
          <w:color w:val="1F3864"/>
          <w:sz w:val="28"/>
          <w:szCs w:val="28"/>
        </w:rPr>
        <w:t>User Story #</w:t>
      </w:r>
      <w:r w:rsidR="00F61ED8">
        <w:rPr>
          <w:rFonts w:eastAsia="Times New Roman" w:cstheme="minorHAnsi"/>
          <w:b/>
          <w:bCs/>
          <w:color w:val="1F3864"/>
          <w:sz w:val="28"/>
          <w:szCs w:val="28"/>
        </w:rPr>
        <w:t>4</w:t>
      </w:r>
    </w:p>
    <w:p w14:paraId="06DB5755" w14:textId="77777777" w:rsidR="00C60364" w:rsidRDefault="00C60364">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C60364" w14:paraId="36B46E74"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7B210C0" w14:textId="77777777" w:rsidR="00C60364" w:rsidRDefault="0005127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5396A6B" w14:textId="0FE01B11" w:rsidR="00C60364" w:rsidRDefault="00930D90">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 </w:t>
            </w:r>
            <w:r w:rsidR="0005127E">
              <w:rPr>
                <w:rFonts w:ascii="Calibri" w:eastAsia="Times New Roman" w:hAnsi="Calibri" w:cs="Calibri"/>
                <w:color w:val="000000"/>
                <w:sz w:val="24"/>
                <w:szCs w:val="24"/>
                <w:lang w:bidi="ar-EG"/>
              </w:rPr>
              <w:t>US #</w:t>
            </w:r>
            <w:r w:rsidR="00F61ED8">
              <w:rPr>
                <w:rFonts w:ascii="Calibri" w:eastAsia="Times New Roman" w:hAnsi="Calibri" w:cs="Calibri"/>
                <w:color w:val="000000"/>
                <w:sz w:val="24"/>
                <w:szCs w:val="24"/>
                <w:lang w:bidi="ar-EG"/>
              </w:rPr>
              <w:t>4</w:t>
            </w:r>
          </w:p>
        </w:tc>
      </w:tr>
      <w:tr w:rsidR="00C60364" w14:paraId="7B6A8767"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FE1B0D" w14:textId="77777777" w:rsidR="00C60364" w:rsidRDefault="0005127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960A36E" w14:textId="35FD1A13" w:rsidR="00C60364" w:rsidRDefault="005C5CE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 Identify Risks</w:t>
            </w:r>
          </w:p>
        </w:tc>
      </w:tr>
      <w:tr w:rsidR="00C60364" w14:paraId="38C854B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40D96F75" w14:textId="77777777" w:rsidR="00C60364" w:rsidRDefault="0005127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95AADA" w14:textId="6995F409" w:rsidR="00C60364" w:rsidRDefault="00930D90">
            <w:pPr>
              <w:spacing w:after="0" w:line="264" w:lineRule="auto"/>
            </w:pPr>
            <w:r>
              <w:t xml:space="preserve">   Investors </w:t>
            </w:r>
          </w:p>
        </w:tc>
      </w:tr>
      <w:tr w:rsidR="00C60364" w14:paraId="3EF6AABC"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67FE6C" w14:textId="77777777" w:rsidR="00C60364" w:rsidRDefault="0005127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89869AC" w14:textId="2B71A68E" w:rsidR="00C60364" w:rsidRDefault="0005127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930D90">
              <w:rPr>
                <w:rFonts w:ascii="Arial" w:eastAsia="Times New Roman" w:hAnsi="Arial" w:cs="Arial"/>
                <w:color w:val="000000"/>
              </w:rPr>
              <w:t xml:space="preserve">an Investor </w:t>
            </w:r>
          </w:p>
          <w:p w14:paraId="1A1ACFD1" w14:textId="0E6656BE" w:rsidR="00C60364" w:rsidRDefault="0005127E">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w:t>
            </w:r>
            <w:r w:rsidR="00930D90">
              <w:rPr>
                <w:rFonts w:ascii="Arial" w:eastAsia="Times New Roman" w:hAnsi="Arial" w:cs="Arial"/>
                <w:color w:val="000000"/>
              </w:rPr>
              <w:t xml:space="preserve">to identify the </w:t>
            </w:r>
            <w:r w:rsidR="003C0F00">
              <w:rPr>
                <w:rFonts w:ascii="Arial" w:eastAsia="Times New Roman" w:hAnsi="Arial" w:cs="Arial"/>
                <w:color w:val="000000"/>
              </w:rPr>
              <w:t xml:space="preserve">potential </w:t>
            </w:r>
            <w:proofErr w:type="gramStart"/>
            <w:r w:rsidR="00930D90">
              <w:rPr>
                <w:rFonts w:ascii="Arial" w:eastAsia="Times New Roman" w:hAnsi="Arial" w:cs="Arial"/>
                <w:color w:val="000000"/>
              </w:rPr>
              <w:t>risks</w:t>
            </w:r>
            <w:r w:rsidR="003C0F00">
              <w:rPr>
                <w:rFonts w:ascii="Arial" w:eastAsia="Times New Roman" w:hAnsi="Arial" w:cs="Arial"/>
                <w:color w:val="000000"/>
              </w:rPr>
              <w:t xml:space="preserve"> .</w:t>
            </w:r>
            <w:proofErr w:type="gramEnd"/>
            <w:r w:rsidR="00930D90">
              <w:rPr>
                <w:rFonts w:ascii="Arial" w:eastAsia="Times New Roman" w:hAnsi="Arial" w:cs="Arial"/>
                <w:color w:val="000000"/>
              </w:rPr>
              <w:t xml:space="preserve"> </w:t>
            </w:r>
          </w:p>
          <w:p w14:paraId="63B42B78" w14:textId="77777777" w:rsidR="00930D90" w:rsidRDefault="00930D90" w:rsidP="00930D90">
            <w:pPr>
              <w:bidi/>
              <w:spacing w:after="60" w:line="264" w:lineRule="auto"/>
              <w:jc w:val="right"/>
              <w:rPr>
                <w:rFonts w:ascii="Arial" w:eastAsia="Times New Roman" w:hAnsi="Arial" w:cs="Arial"/>
                <w:color w:val="000000"/>
              </w:rPr>
            </w:pPr>
          </w:p>
          <w:p w14:paraId="11A340B9" w14:textId="7E29A622" w:rsidR="00C60364" w:rsidRDefault="0005127E">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proofErr w:type="gramEnd"/>
            <w:r w:rsidR="003C0F00">
              <w:rPr>
                <w:rFonts w:ascii="Arial" w:eastAsia="Times New Roman" w:hAnsi="Arial" w:cs="Arial"/>
                <w:b/>
                <w:bCs/>
                <w:color w:val="000000"/>
              </w:rPr>
              <w:t xml:space="preserve"> </w:t>
            </w:r>
            <w:r w:rsidR="003C0F00" w:rsidRPr="003C0F00">
              <w:rPr>
                <w:rFonts w:ascii="Arial" w:eastAsia="Times New Roman" w:hAnsi="Arial" w:cs="Arial"/>
                <w:color w:val="000000"/>
              </w:rPr>
              <w:t>I will decrease the potential loss.</w:t>
            </w:r>
          </w:p>
        </w:tc>
      </w:tr>
      <w:tr w:rsidR="00C60364" w14:paraId="7A642DB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800CA9C" w14:textId="77777777" w:rsidR="00C60364" w:rsidRDefault="0005127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169941E" w14:textId="77777777" w:rsidR="00C60364" w:rsidRDefault="00C60364">
            <w:pPr>
              <w:spacing w:before="2" w:after="0" w:line="240" w:lineRule="auto"/>
              <w:rPr>
                <w:rFonts w:ascii="Bahnschrift Light Condensed" w:eastAsia="Times New Roman" w:hAnsi="Bahnschrift Light Condensed" w:cs="Calibri"/>
                <w:color w:val="000000"/>
                <w:sz w:val="24"/>
                <w:szCs w:val="24"/>
              </w:rPr>
            </w:pPr>
          </w:p>
        </w:tc>
      </w:tr>
      <w:tr w:rsidR="00C60364" w14:paraId="4597450C"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3BD31F" w14:textId="77777777" w:rsidR="00C60364" w:rsidRDefault="0005127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21F4B44" w14:textId="77777777" w:rsidR="00C60364" w:rsidRDefault="00C60364">
            <w:pPr>
              <w:spacing w:before="2" w:after="0" w:line="240" w:lineRule="auto"/>
              <w:rPr>
                <w:rFonts w:ascii="Bahnschrift Light Condensed" w:eastAsia="Times New Roman" w:hAnsi="Bahnschrift Light Condensed" w:cs="Calibri"/>
                <w:color w:val="000000"/>
                <w:sz w:val="24"/>
                <w:szCs w:val="24"/>
              </w:rPr>
            </w:pPr>
          </w:p>
        </w:tc>
      </w:tr>
      <w:tr w:rsidR="00C60364" w14:paraId="03B41D8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740B2ED" w14:textId="77777777" w:rsidR="00C60364" w:rsidRDefault="0005127E">
            <w:pPr>
              <w:spacing w:before="2" w:after="0" w:line="240" w:lineRule="auto"/>
              <w:ind w:left="104"/>
              <w:rPr>
                <w:b/>
                <w:bCs/>
              </w:rPr>
            </w:pPr>
            <w:r>
              <w:rPr>
                <w:b/>
                <w:bCs/>
              </w:rPr>
              <w:lastRenderedPageBreak/>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F447726" w14:textId="7C7F2DA2" w:rsidR="00C60364" w:rsidRDefault="0005127E">
            <w:pPr>
              <w:spacing w:after="60"/>
              <w:rPr>
                <w:rFonts w:ascii="Arial" w:eastAsia="Times New Roman" w:hAnsi="Arial" w:cs="Arial"/>
                <w:b/>
                <w:bCs/>
                <w:color w:val="000000"/>
              </w:rPr>
            </w:pPr>
            <w:r>
              <w:rPr>
                <w:rFonts w:ascii="Arial" w:eastAsia="Times New Roman" w:hAnsi="Arial" w:cs="Arial"/>
                <w:b/>
                <w:bCs/>
                <w:color w:val="000000"/>
              </w:rPr>
              <w:t>Given</w:t>
            </w:r>
            <w:r w:rsidR="003C0F00">
              <w:rPr>
                <w:rFonts w:ascii="Arial" w:eastAsia="Times New Roman" w:hAnsi="Arial" w:cs="Arial"/>
                <w:b/>
                <w:bCs/>
                <w:color w:val="000000"/>
              </w:rPr>
              <w:t xml:space="preserve"> </w:t>
            </w:r>
            <w:r w:rsidR="003C0F00">
              <w:rPr>
                <w:rFonts w:ascii="Arial" w:eastAsia="Times New Roman" w:hAnsi="Arial" w:cs="Arial"/>
                <w:color w:val="000000"/>
              </w:rPr>
              <w:t>I am on the control panel and want to identify the risks</w:t>
            </w:r>
          </w:p>
          <w:p w14:paraId="68A2CA4C" w14:textId="77777777" w:rsidR="003C0F00" w:rsidRDefault="0005127E" w:rsidP="003C0F00">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w:t>
            </w:r>
            <w:r w:rsidR="003C0F00">
              <w:rPr>
                <w:rFonts w:ascii="Arial" w:eastAsia="Times New Roman" w:hAnsi="Arial" w:cs="Arial"/>
                <w:color w:val="000000"/>
              </w:rPr>
              <w:t xml:space="preserve">clicked the button to identify the risks </w:t>
            </w:r>
          </w:p>
          <w:p w14:paraId="33EF704E" w14:textId="1CF95218" w:rsidR="00C60364" w:rsidRPr="003C0F00" w:rsidRDefault="0005127E" w:rsidP="003C0F00">
            <w:pPr>
              <w:spacing w:after="60"/>
              <w:rPr>
                <w:rFonts w:ascii="Arial" w:eastAsia="Times New Roman" w:hAnsi="Arial" w:cs="Arial"/>
                <w:b/>
                <w:bCs/>
                <w:color w:val="0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3C0F00">
              <w:rPr>
                <w:rFonts w:ascii="Arial" w:eastAsia="Times New Roman" w:hAnsi="Arial" w:cs="Arial"/>
                <w:color w:val="000000"/>
              </w:rPr>
              <w:t xml:space="preserve">shows </w:t>
            </w:r>
            <w:proofErr w:type="gramStart"/>
            <w:r w:rsidR="003C0F00">
              <w:rPr>
                <w:rFonts w:ascii="Arial" w:eastAsia="Times New Roman" w:hAnsi="Arial" w:cs="Arial"/>
                <w:color w:val="000000"/>
              </w:rPr>
              <w:t>small</w:t>
            </w:r>
            <w:proofErr w:type="gramEnd"/>
            <w:r w:rsidR="003C0F00">
              <w:rPr>
                <w:rFonts w:ascii="Arial" w:eastAsia="Times New Roman" w:hAnsi="Arial" w:cs="Arial"/>
                <w:color w:val="000000"/>
              </w:rPr>
              <w:t xml:space="preserve"> list to choose which one I want to identify its potential risks. </w:t>
            </w:r>
          </w:p>
        </w:tc>
      </w:tr>
    </w:tbl>
    <w:p w14:paraId="2FDE936C" w14:textId="77777777" w:rsidR="00C60364" w:rsidRDefault="0005127E">
      <w:pPr>
        <w:numPr>
          <w:ilvl w:val="0"/>
          <w:numId w:val="4"/>
        </w:numPr>
        <w:spacing w:before="100" w:beforeAutospacing="1" w:after="120" w:line="240" w:lineRule="auto"/>
        <w:ind w:left="714" w:hanging="357"/>
        <w:rPr>
          <w:rFonts w:eastAsia="Times New Roman" w:cstheme="minorHAnsi"/>
          <w:color w:val="000000"/>
          <w:sz w:val="28"/>
          <w:szCs w:val="28"/>
        </w:rPr>
      </w:pPr>
      <w:bookmarkStart w:id="12" w:name="_Hlk193325739"/>
      <w:r>
        <w:rPr>
          <w:rFonts w:eastAsia="Times New Roman" w:cstheme="minorHAnsi"/>
          <w:b/>
          <w:bCs/>
          <w:color w:val="1F3864"/>
          <w:sz w:val="28"/>
          <w:szCs w:val="28"/>
        </w:rPr>
        <w:t xml:space="preserve">Scenarios </w:t>
      </w:r>
    </w:p>
    <w:p w14:paraId="08CA70FA" w14:textId="77777777" w:rsidR="00C60364" w:rsidRDefault="000512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60364" w14:paraId="14ED0668"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95CD905" w14:textId="77777777" w:rsidR="00C60364" w:rsidRDefault="0005127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59FE897A" w14:textId="77777777" w:rsidR="00C60364" w:rsidRDefault="0005127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60364" w14:paraId="245D570B"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FC8CD7A" w14:textId="331089E5" w:rsidR="00C60364" w:rsidRPr="003E5E28" w:rsidRDefault="0005127E" w:rsidP="003E5E28">
            <w:pPr>
              <w:spacing w:after="0"/>
            </w:pPr>
            <w:r>
              <w:t xml:space="preserve">1- User </w:t>
            </w:r>
            <w:r w:rsidR="003E5E28">
              <w:t xml:space="preserve">clicks the button </w:t>
            </w:r>
            <w:proofErr w:type="gramStart"/>
            <w:r w:rsidR="003E5E28">
              <w:t>of identifying</w:t>
            </w:r>
            <w:proofErr w:type="gramEnd"/>
            <w:r w:rsidR="003E5E28">
              <w:t xml:space="preserve"> potential risks.</w:t>
            </w:r>
          </w:p>
        </w:tc>
        <w:tc>
          <w:tcPr>
            <w:tcW w:w="4237" w:type="dxa"/>
            <w:tcBorders>
              <w:top w:val="nil"/>
              <w:left w:val="nil"/>
              <w:bottom w:val="single" w:sz="18" w:space="0" w:color="FFFFFF"/>
              <w:right w:val="single" w:sz="18" w:space="0" w:color="FFFFFF"/>
            </w:tcBorders>
            <w:shd w:val="clear" w:color="auto" w:fill="DAEEF3" w:themeFill="accent5" w:themeFillTint="33"/>
          </w:tcPr>
          <w:p w14:paraId="257F6BF5" w14:textId="77777777" w:rsidR="00C60364" w:rsidRDefault="00C60364">
            <w:pPr>
              <w:spacing w:after="0"/>
            </w:pPr>
          </w:p>
        </w:tc>
      </w:tr>
      <w:tr w:rsidR="00C60364" w14:paraId="7DA60EF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BE10DF3" w14:textId="77777777" w:rsidR="00C60364" w:rsidRDefault="00C6036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6BD77B5" w14:textId="3B52BB1A" w:rsidR="00C60364" w:rsidRDefault="003E5E28" w:rsidP="003E5E28">
            <w:pPr>
              <w:spacing w:after="0"/>
            </w:pPr>
            <w:r>
              <w:t>2</w:t>
            </w:r>
            <w:r w:rsidR="0005127E">
              <w:t xml:space="preserve">- System </w:t>
            </w:r>
            <w:r>
              <w:t xml:space="preserve">shows a small list of the investments or in general </w:t>
            </w:r>
          </w:p>
        </w:tc>
      </w:tr>
      <w:tr w:rsidR="00C60364" w14:paraId="2525BCC8"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6997DCF" w14:textId="70C93DD2" w:rsidR="00C60364" w:rsidRDefault="003E5E28">
            <w:pPr>
              <w:spacing w:after="0"/>
            </w:pPr>
            <w:r>
              <w:t>3- the user chooses an option from the listed options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297C6B1B" w14:textId="77777777" w:rsidR="00C60364" w:rsidRDefault="00C60364">
            <w:pPr>
              <w:spacing w:after="0"/>
            </w:pPr>
          </w:p>
        </w:tc>
      </w:tr>
      <w:tr w:rsidR="00C60364" w14:paraId="1410DD8E"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C8138F" w14:textId="77777777" w:rsidR="00C60364" w:rsidRDefault="00C60364">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B5C09E2" w14:textId="77777777" w:rsidR="00C60364" w:rsidRDefault="003E5E28" w:rsidP="003E5E28">
            <w:pPr>
              <w:spacing w:after="0"/>
            </w:pPr>
            <w:r>
              <w:t>4</w:t>
            </w:r>
            <w:r w:rsidR="0005127E">
              <w:t xml:space="preserve">- System </w:t>
            </w:r>
            <w:r>
              <w:t xml:space="preserve">shows some </w:t>
            </w:r>
            <w:proofErr w:type="gramStart"/>
            <w:r>
              <w:t>computations</w:t>
            </w:r>
            <w:r w:rsidR="00B85515">
              <w:t xml:space="preserve"> ,as</w:t>
            </w:r>
            <w:proofErr w:type="gramEnd"/>
            <w:r w:rsidR="00B85515">
              <w:t xml:space="preserve"> expected loss ,computations for minimizing loss, and decrease of rate of investment,</w:t>
            </w:r>
            <w:r>
              <w:t xml:space="preserve"> and predications associated with some graphs for identifying the potential risks.</w:t>
            </w:r>
            <w:r w:rsidR="0005127E">
              <w:t xml:space="preserve"> </w:t>
            </w:r>
          </w:p>
          <w:p w14:paraId="1DA312B1" w14:textId="01264F20" w:rsidR="00A87A97" w:rsidRDefault="00A87A97" w:rsidP="003E5E28">
            <w:pPr>
              <w:spacing w:after="0"/>
            </w:pPr>
            <w:r>
              <w:t>5- then there is a report at the end showing what decisions and suggestions should be taken to optimize that loss</w:t>
            </w:r>
          </w:p>
        </w:tc>
      </w:tr>
    </w:tbl>
    <w:p w14:paraId="333F4ABC" w14:textId="77777777" w:rsidR="00F44B5E" w:rsidRDefault="00F44B5E" w:rsidP="007827B9">
      <w:pPr>
        <w:spacing w:before="120" w:after="80" w:line="240" w:lineRule="auto"/>
        <w:rPr>
          <w:rFonts w:eastAsia="Times New Roman" w:cstheme="minorHAnsi"/>
          <w:b/>
          <w:bCs/>
          <w:color w:val="1F3864"/>
          <w:sz w:val="26"/>
          <w:szCs w:val="26"/>
        </w:rPr>
      </w:pPr>
    </w:p>
    <w:p w14:paraId="5CD6E401" w14:textId="77777777" w:rsidR="003E5E28" w:rsidRDefault="0005127E" w:rsidP="003E5E28">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bookmarkStart w:id="13" w:name="_Hlk193325779"/>
      <w:bookmarkEnd w:id="12"/>
    </w:p>
    <w:p w14:paraId="063EE505" w14:textId="2C9C1048" w:rsidR="003E5E28" w:rsidRDefault="003E5E28" w:rsidP="003E5E28">
      <w:pPr>
        <w:spacing w:before="120" w:after="80" w:line="240" w:lineRule="auto"/>
        <w:ind w:left="720"/>
        <w:rPr>
          <w:rFonts w:eastAsia="Times New Roman" w:cstheme="minorHAnsi"/>
          <w:b/>
          <w:bCs/>
          <w:color w:val="000000" w:themeColor="text1"/>
          <w:sz w:val="26"/>
          <w:szCs w:val="26"/>
        </w:rPr>
      </w:pPr>
      <w:r w:rsidRPr="003E5E28">
        <w:rPr>
          <w:rFonts w:eastAsia="Times New Roman" w:cstheme="minorHAnsi"/>
          <w:b/>
          <w:bCs/>
          <w:color w:val="000000" w:themeColor="text1"/>
          <w:sz w:val="26"/>
          <w:szCs w:val="26"/>
        </w:rPr>
        <w:t>There is no exceptional scenario here</w:t>
      </w:r>
    </w:p>
    <w:p w14:paraId="61AA0D63" w14:textId="77777777" w:rsidR="003E5E28" w:rsidRPr="003E5E28" w:rsidRDefault="003E5E28" w:rsidP="003E5E28">
      <w:pPr>
        <w:spacing w:before="120" w:after="80" w:line="240" w:lineRule="auto"/>
        <w:ind w:left="720"/>
        <w:rPr>
          <w:rFonts w:eastAsia="Times New Roman" w:cstheme="minorHAnsi"/>
          <w:b/>
          <w:bCs/>
          <w:color w:val="000000" w:themeColor="text1"/>
          <w:sz w:val="26"/>
          <w:szCs w:val="26"/>
        </w:rPr>
      </w:pPr>
    </w:p>
    <w:p w14:paraId="5D74BE6E" w14:textId="77777777" w:rsidR="00C03B09" w:rsidRDefault="0005127E" w:rsidP="003E5E28">
      <w:pPr>
        <w:spacing w:before="120" w:after="80" w:line="240" w:lineRule="auto"/>
        <w:ind w:left="720"/>
        <w:rPr>
          <w:rFonts w:eastAsia="Times New Roman" w:cstheme="minorHAnsi"/>
          <w:b/>
          <w:bCs/>
          <w:color w:val="1F3864"/>
          <w:sz w:val="28"/>
          <w:szCs w:val="28"/>
        </w:rPr>
      </w:pPr>
      <w:r>
        <w:rPr>
          <w:rFonts w:eastAsia="Times New Roman" w:cstheme="minorHAnsi"/>
          <w:b/>
          <w:bCs/>
          <w:color w:val="1F3864"/>
          <w:sz w:val="28"/>
          <w:szCs w:val="28"/>
        </w:rPr>
        <w:t>Screen Design</w:t>
      </w:r>
    </w:p>
    <w:p w14:paraId="22A75A7B" w14:textId="6646266F" w:rsidR="00C60364" w:rsidRDefault="00C03B09" w:rsidP="003E5E28">
      <w:pPr>
        <w:spacing w:before="120" w:after="80" w:line="240" w:lineRule="auto"/>
        <w:ind w:left="720"/>
        <w:rPr>
          <w:rFonts w:eastAsia="Times New Roman" w:cstheme="minorHAnsi"/>
          <w:color w:val="000000"/>
          <w:sz w:val="28"/>
          <w:szCs w:val="28"/>
        </w:rPr>
      </w:pPr>
      <w:r w:rsidRPr="00C03B09">
        <w:rPr>
          <w:rFonts w:eastAsia="Times New Roman" w:cstheme="minorHAnsi"/>
          <w:b/>
          <w:bCs/>
          <w:noProof/>
          <w:color w:val="1F3864"/>
          <w:sz w:val="28"/>
          <w:szCs w:val="28"/>
        </w:rPr>
        <w:lastRenderedPageBreak/>
        <w:drawing>
          <wp:inline distT="0" distB="0" distL="0" distR="0" wp14:anchorId="2C3D4AC4" wp14:editId="4669FDE5">
            <wp:extent cx="4595258" cy="3033023"/>
            <wp:effectExtent l="0" t="0" r="0" b="0"/>
            <wp:docPr id="32424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0548" name=""/>
                    <pic:cNvPicPr/>
                  </pic:nvPicPr>
                  <pic:blipFill>
                    <a:blip r:embed="rId21"/>
                    <a:stretch>
                      <a:fillRect/>
                    </a:stretch>
                  </pic:blipFill>
                  <pic:spPr>
                    <a:xfrm>
                      <a:off x="0" y="0"/>
                      <a:ext cx="4595258" cy="3033023"/>
                    </a:xfrm>
                    <a:prstGeom prst="rect">
                      <a:avLst/>
                    </a:prstGeom>
                  </pic:spPr>
                </pic:pic>
              </a:graphicData>
            </a:graphic>
          </wp:inline>
        </w:drawing>
      </w:r>
      <w:r w:rsidR="0005127E">
        <w:rPr>
          <w:rFonts w:eastAsia="Times New Roman" w:cstheme="minorHAnsi"/>
          <w:b/>
          <w:bCs/>
          <w:color w:val="1F3864"/>
          <w:sz w:val="28"/>
          <w:szCs w:val="28"/>
        </w:rPr>
        <w:t xml:space="preserve">  </w:t>
      </w:r>
    </w:p>
    <w:p w14:paraId="6AC5B081" w14:textId="77777777" w:rsidR="00C60364" w:rsidRDefault="0005127E">
      <w:pPr>
        <w:numPr>
          <w:ilvl w:val="0"/>
          <w:numId w:val="4"/>
        </w:numPr>
        <w:spacing w:before="100" w:beforeAutospacing="1" w:after="120" w:line="240" w:lineRule="auto"/>
        <w:ind w:left="714" w:hanging="357"/>
        <w:rPr>
          <w:rFonts w:eastAsia="Times New Roman" w:cstheme="minorHAnsi"/>
          <w:b/>
          <w:bCs/>
          <w:color w:val="1F3864"/>
          <w:sz w:val="28"/>
          <w:szCs w:val="28"/>
        </w:rPr>
      </w:pPr>
      <w:bookmarkStart w:id="14" w:name="_Hlk193348742"/>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60364" w14:paraId="150BDD80"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D11419F" w14:textId="77777777" w:rsidR="00C60364" w:rsidRDefault="0005127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5A0F34DF" w14:textId="77777777" w:rsidR="00C60364" w:rsidRDefault="0005127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46C2D20" w14:textId="77777777" w:rsidR="00C60364" w:rsidRDefault="0005127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C60364" w14:paraId="706EDB7E"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033D25CF" w14:textId="227C3759" w:rsidR="00C60364" w:rsidRDefault="003E5E28">
            <w:pPr>
              <w:spacing w:after="0" w:line="240" w:lineRule="auto"/>
              <w:ind w:left="141"/>
              <w:rPr>
                <w:rFonts w:ascii="Calibri" w:eastAsia="Times New Roman" w:hAnsi="Calibri" w:cs="Calibri"/>
              </w:rPr>
            </w:pPr>
            <w:r>
              <w:rPr>
                <w:rFonts w:ascii="Calibri" w:eastAsia="Times New Roman" w:hAnsi="Calibri" w:cs="Calibri"/>
              </w:rPr>
              <w:t xml:space="preserve">Specified investment </w:t>
            </w:r>
          </w:p>
        </w:tc>
        <w:tc>
          <w:tcPr>
            <w:tcW w:w="2551" w:type="dxa"/>
            <w:tcBorders>
              <w:top w:val="nil"/>
              <w:left w:val="nil"/>
              <w:bottom w:val="single" w:sz="18" w:space="0" w:color="FFFFFF"/>
              <w:right w:val="single" w:sz="18" w:space="0" w:color="FFFFFF"/>
            </w:tcBorders>
            <w:shd w:val="clear" w:color="auto" w:fill="C9F1FF"/>
            <w:vAlign w:val="center"/>
          </w:tcPr>
          <w:p w14:paraId="5BE0336A" w14:textId="036FA8FC" w:rsidR="00C60364" w:rsidRDefault="003E5E28">
            <w:pPr>
              <w:spacing w:after="0" w:line="240" w:lineRule="auto"/>
              <w:ind w:left="293" w:right="292"/>
              <w:jc w:val="cente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432152B6" w14:textId="2282F80C" w:rsidR="00C60364" w:rsidRDefault="003E5E28">
            <w:pPr>
              <w:spacing w:before="9" w:after="0" w:line="240" w:lineRule="auto"/>
              <w:rPr>
                <w:rFonts w:ascii="Calibri" w:eastAsia="Times New Roman" w:hAnsi="Calibri" w:cs="Calibri"/>
              </w:rPr>
            </w:pPr>
            <w:r>
              <w:rPr>
                <w:rFonts w:ascii="Calibri" w:eastAsia="Times New Roman" w:hAnsi="Calibri" w:cs="Calibri"/>
              </w:rPr>
              <w:t xml:space="preserve"> No validation</w:t>
            </w:r>
          </w:p>
        </w:tc>
      </w:tr>
    </w:tbl>
    <w:bookmarkEnd w:id="11"/>
    <w:bookmarkEnd w:id="13"/>
    <w:bookmarkEnd w:id="14"/>
    <w:p w14:paraId="2C38AD66" w14:textId="77777777" w:rsidR="00C60364" w:rsidRDefault="0005127E">
      <w:pPr>
        <w:spacing w:after="0"/>
        <w:ind w:left="284"/>
        <w:rPr>
          <w:b/>
          <w:bCs/>
        </w:rPr>
      </w:pPr>
      <w:r>
        <w:rPr>
          <w:b/>
          <w:bCs/>
        </w:rPr>
        <w:t>_____________________________________________________________________________________</w:t>
      </w:r>
    </w:p>
    <w:p w14:paraId="1560ED36" w14:textId="77777777" w:rsidR="00C60364" w:rsidRDefault="0005127E">
      <w:pPr>
        <w:rPr>
          <w:rFonts w:eastAsia="Times New Roman" w:cstheme="minorHAnsi"/>
          <w:b/>
          <w:bCs/>
          <w:color w:val="1F3864"/>
          <w:sz w:val="28"/>
          <w:szCs w:val="28"/>
        </w:rPr>
      </w:pPr>
      <w:r>
        <w:rPr>
          <w:rFonts w:eastAsia="Times New Roman" w:cstheme="minorHAnsi"/>
          <w:b/>
          <w:bCs/>
          <w:color w:val="1F3864"/>
          <w:sz w:val="28"/>
          <w:szCs w:val="28"/>
        </w:rPr>
        <w:br w:type="page"/>
      </w:r>
    </w:p>
    <w:p w14:paraId="4278EB36" w14:textId="21112467" w:rsidR="00C60364" w:rsidRDefault="0005127E">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sidR="005F3220">
        <w:rPr>
          <w:rFonts w:eastAsia="Times New Roman" w:cstheme="minorHAnsi"/>
          <w:b/>
          <w:bCs/>
          <w:color w:val="1F3864"/>
          <w:sz w:val="28"/>
          <w:szCs w:val="28"/>
        </w:rPr>
        <w:t>5</w:t>
      </w:r>
    </w:p>
    <w:p w14:paraId="33E4521B" w14:textId="77777777" w:rsidR="00C60364" w:rsidRDefault="00C60364">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60364" w14:paraId="4D7C1A58"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92EA754" w14:textId="77777777" w:rsidR="00C60364" w:rsidRDefault="0005127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DD63354" w14:textId="20C6A3F4" w:rsidR="00C60364" w:rsidRDefault="0005127E">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F3220">
              <w:rPr>
                <w:rFonts w:ascii="Calibri" w:eastAsia="Times New Roman" w:hAnsi="Calibri" w:cs="Calibri"/>
                <w:color w:val="000000"/>
                <w:sz w:val="24"/>
                <w:szCs w:val="24"/>
                <w:lang w:bidi="ar-EG"/>
              </w:rPr>
              <w:t>5</w:t>
            </w:r>
          </w:p>
        </w:tc>
      </w:tr>
      <w:tr w:rsidR="00C60364" w14:paraId="379C4ADA"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D0B937D" w14:textId="77777777" w:rsidR="00C60364" w:rsidRDefault="0005127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25DD01" w14:textId="7D843021" w:rsidR="00C60364" w:rsidRDefault="005F3220">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Adding new investment source</w:t>
            </w:r>
            <w:r w:rsidR="008976F4">
              <w:rPr>
                <w:rFonts w:ascii="Calibri" w:eastAsia="Times New Roman" w:hAnsi="Calibri" w:cs="Calibri"/>
                <w:color w:val="000000"/>
                <w:sz w:val="24"/>
                <w:szCs w:val="24"/>
                <w:lang w:bidi="ar-EG"/>
              </w:rPr>
              <w:t>s</w:t>
            </w:r>
          </w:p>
        </w:tc>
      </w:tr>
      <w:tr w:rsidR="00C60364" w14:paraId="13D62E1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1F05EB9" w14:textId="77777777" w:rsidR="00C60364" w:rsidRDefault="0005127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D6E844B" w14:textId="1327D5E2" w:rsidR="00C60364" w:rsidRDefault="009F32FC">
            <w:pPr>
              <w:spacing w:after="0" w:line="264" w:lineRule="auto"/>
            </w:pPr>
            <w:r>
              <w:t xml:space="preserve">  </w:t>
            </w:r>
            <w:r w:rsidR="008976F4">
              <w:t>O</w:t>
            </w:r>
            <w:r w:rsidR="005F3220">
              <w:t>ther systems</w:t>
            </w:r>
            <w:r w:rsidR="008976F4">
              <w:t xml:space="preserve"> and investor</w:t>
            </w:r>
          </w:p>
        </w:tc>
      </w:tr>
      <w:tr w:rsidR="00C60364" w14:paraId="15AB8B5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AB29759" w14:textId="77777777" w:rsidR="00C60364" w:rsidRDefault="0005127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50650241" w14:textId="0A905288" w:rsidR="00C60364" w:rsidRDefault="0005127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8976F4">
              <w:rPr>
                <w:rFonts w:ascii="Arial" w:eastAsia="Times New Roman" w:hAnsi="Arial" w:cs="Arial"/>
                <w:color w:val="000000"/>
              </w:rPr>
              <w:t xml:space="preserve">n investor </w:t>
            </w:r>
          </w:p>
          <w:p w14:paraId="4E14580C" w14:textId="6AC18F8A" w:rsidR="00C60364" w:rsidRDefault="0005127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to </w:t>
            </w:r>
            <w:r w:rsidR="008976F4">
              <w:rPr>
                <w:rFonts w:ascii="Arial" w:eastAsia="Times New Roman" w:hAnsi="Arial" w:cs="Arial"/>
                <w:color w:val="000000"/>
              </w:rPr>
              <w:t>add new investment sources</w:t>
            </w:r>
            <w:r w:rsidR="009F32FC">
              <w:rPr>
                <w:rFonts w:ascii="Arial" w:eastAsia="Times New Roman" w:hAnsi="Arial" w:cs="Arial"/>
                <w:color w:val="000000"/>
              </w:rPr>
              <w:t xml:space="preserve"> to connect it to my account</w:t>
            </w:r>
          </w:p>
          <w:p w14:paraId="7D82956E" w14:textId="6A7C99C7" w:rsidR="00C60364" w:rsidRDefault="0005127E">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proofErr w:type="gramEnd"/>
            <w:r>
              <w:rPr>
                <w:rFonts w:ascii="Arial" w:eastAsia="Times New Roman" w:hAnsi="Arial" w:cs="Arial"/>
                <w:color w:val="000000"/>
              </w:rPr>
              <w:t xml:space="preserve"> </w:t>
            </w:r>
            <w:r w:rsidR="009F32FC">
              <w:rPr>
                <w:rFonts w:ascii="Arial" w:eastAsia="Times New Roman" w:hAnsi="Arial" w:cs="Arial"/>
                <w:color w:val="000000"/>
              </w:rPr>
              <w:t xml:space="preserve">I will be able to increase my investments </w:t>
            </w:r>
          </w:p>
        </w:tc>
      </w:tr>
      <w:tr w:rsidR="00C60364" w14:paraId="3441F70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10D04C8" w14:textId="77777777" w:rsidR="00C60364" w:rsidRDefault="0005127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B7D62BF" w14:textId="77777777" w:rsidR="00C60364" w:rsidRDefault="00C60364">
            <w:pPr>
              <w:spacing w:before="2" w:after="0" w:line="240" w:lineRule="auto"/>
              <w:rPr>
                <w:rFonts w:ascii="Bahnschrift Light Condensed" w:eastAsia="Times New Roman" w:hAnsi="Bahnschrift Light Condensed" w:cs="Calibri"/>
                <w:color w:val="000000"/>
                <w:sz w:val="24"/>
                <w:szCs w:val="24"/>
              </w:rPr>
            </w:pPr>
          </w:p>
        </w:tc>
      </w:tr>
      <w:tr w:rsidR="00C60364" w14:paraId="33351F7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61AF9A5E" w14:textId="77777777" w:rsidR="00C60364" w:rsidRDefault="0005127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28C1F086" w14:textId="77777777" w:rsidR="00C60364" w:rsidRDefault="00C60364">
            <w:pPr>
              <w:spacing w:before="2" w:after="0" w:line="240" w:lineRule="auto"/>
              <w:rPr>
                <w:rFonts w:ascii="Bahnschrift Light Condensed" w:eastAsia="Times New Roman" w:hAnsi="Bahnschrift Light Condensed" w:cs="Calibri"/>
                <w:color w:val="000000"/>
                <w:sz w:val="24"/>
                <w:szCs w:val="24"/>
              </w:rPr>
            </w:pPr>
          </w:p>
        </w:tc>
      </w:tr>
      <w:tr w:rsidR="00C60364" w14:paraId="6BF5D53D"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806044F" w14:textId="77777777" w:rsidR="00C60364" w:rsidRDefault="0005127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48DCED5" w14:textId="7BEB9E6F" w:rsidR="00C60364" w:rsidRDefault="0005127E">
            <w:pPr>
              <w:spacing w:after="60"/>
              <w:rPr>
                <w:rFonts w:ascii="Arial" w:eastAsia="Times New Roman" w:hAnsi="Arial" w:cs="Arial"/>
                <w:b/>
                <w:bCs/>
                <w:color w:val="000000"/>
              </w:rPr>
            </w:pPr>
            <w:r>
              <w:rPr>
                <w:rFonts w:ascii="Arial" w:eastAsia="Times New Roman" w:hAnsi="Arial" w:cs="Arial"/>
                <w:b/>
                <w:bCs/>
                <w:color w:val="000000"/>
              </w:rPr>
              <w:t xml:space="preserve">Given </w:t>
            </w:r>
            <w:r w:rsidR="009F32FC">
              <w:rPr>
                <w:rFonts w:ascii="Arial" w:eastAsia="Times New Roman" w:hAnsi="Arial" w:cs="Arial"/>
                <w:color w:val="000000"/>
              </w:rPr>
              <w:t xml:space="preserve">I clicked on the button </w:t>
            </w:r>
            <w:proofErr w:type="gramStart"/>
            <w:r w:rsidR="009F32FC">
              <w:rPr>
                <w:rFonts w:ascii="Arial" w:eastAsia="Times New Roman" w:hAnsi="Arial" w:cs="Arial"/>
                <w:color w:val="000000"/>
              </w:rPr>
              <w:t>of adding</w:t>
            </w:r>
            <w:proofErr w:type="gramEnd"/>
            <w:r w:rsidR="009F32FC">
              <w:rPr>
                <w:rFonts w:ascii="Arial" w:eastAsia="Times New Roman" w:hAnsi="Arial" w:cs="Arial"/>
                <w:color w:val="000000"/>
              </w:rPr>
              <w:t xml:space="preserve"> new investment sources</w:t>
            </w:r>
          </w:p>
          <w:p w14:paraId="2F44AC14" w14:textId="51C1EBF5" w:rsidR="00C60364" w:rsidRDefault="0005127E" w:rsidP="00F60987">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w:t>
            </w:r>
            <w:r w:rsidR="00D860CD">
              <w:rPr>
                <w:rFonts w:ascii="Arial" w:eastAsia="Times New Roman" w:hAnsi="Arial" w:cs="Arial"/>
                <w:color w:val="000000"/>
              </w:rPr>
              <w:t xml:space="preserve"> choose which investment type I will </w:t>
            </w:r>
            <w:proofErr w:type="gramStart"/>
            <w:r w:rsidR="00D860CD">
              <w:rPr>
                <w:rFonts w:ascii="Arial" w:eastAsia="Times New Roman" w:hAnsi="Arial" w:cs="Arial"/>
                <w:color w:val="000000"/>
              </w:rPr>
              <w:t xml:space="preserve">add </w:t>
            </w:r>
            <w:r>
              <w:rPr>
                <w:rFonts w:ascii="Arial" w:eastAsia="Times New Roman" w:hAnsi="Arial" w:cs="Arial"/>
                <w:color w:val="000000"/>
              </w:rPr>
              <w:t xml:space="preserve"> </w:t>
            </w:r>
            <w:r w:rsidR="00D860CD">
              <w:rPr>
                <w:rFonts w:ascii="Arial" w:eastAsia="Times New Roman" w:hAnsi="Arial" w:cs="Arial"/>
                <w:color w:val="000000"/>
              </w:rPr>
              <w:t>to</w:t>
            </w:r>
            <w:proofErr w:type="gramEnd"/>
            <w:r w:rsidR="00D860CD">
              <w:rPr>
                <w:rFonts w:ascii="Arial" w:eastAsia="Times New Roman" w:hAnsi="Arial" w:cs="Arial"/>
                <w:color w:val="000000"/>
              </w:rPr>
              <w:t xml:space="preserve"> my account</w:t>
            </w:r>
            <w:r w:rsidR="00F60987">
              <w:rPr>
                <w:rFonts w:ascii="Arial" w:eastAsia="Times New Roman" w:hAnsi="Arial" w:cs="Arial"/>
                <w:color w:val="000000"/>
              </w:rPr>
              <w:t xml:space="preserve"> and</w:t>
            </w:r>
            <w:r w:rsidR="00F60987" w:rsidRPr="00F60987">
              <w:rPr>
                <w:rFonts w:ascii="Arial" w:eastAsia="Times New Roman" w:hAnsi="Arial" w:cs="Arial"/>
                <w:color w:val="000000"/>
              </w:rPr>
              <w:t xml:space="preserve"> the system redirects me to a form requires data to be filled about the added item and</w:t>
            </w:r>
          </w:p>
          <w:p w14:paraId="6F9B3148" w14:textId="76815B8F" w:rsidR="000947D3" w:rsidRDefault="0005127E" w:rsidP="00F60987">
            <w:pPr>
              <w:spacing w:after="60"/>
              <w:rPr>
                <w:rFonts w:ascii="Arial" w:eastAsia="Times New Roman" w:hAnsi="Arial" w:cs="Arial"/>
                <w:color w:val="000000"/>
              </w:rPr>
            </w:pPr>
            <w:r>
              <w:rPr>
                <w:rFonts w:ascii="Arial" w:eastAsia="Times New Roman" w:hAnsi="Arial" w:cs="Arial"/>
                <w:b/>
                <w:bCs/>
                <w:color w:val="000000"/>
              </w:rPr>
              <w:t xml:space="preserve">Then </w:t>
            </w:r>
            <w:r w:rsidR="000947D3" w:rsidRPr="000947D3">
              <w:rPr>
                <w:color w:val="000000" w:themeColor="text1"/>
                <w:sz w:val="24"/>
                <w:szCs w:val="24"/>
              </w:rPr>
              <w:t xml:space="preserve">I </w:t>
            </w:r>
            <w:r w:rsidR="000947D3">
              <w:rPr>
                <w:rFonts w:ascii="Arial" w:eastAsia="Times New Roman" w:hAnsi="Arial" w:cs="Arial"/>
                <w:color w:val="000000"/>
              </w:rPr>
              <w:t>fill in the required data of the investment source depending on the type of the added item</w:t>
            </w:r>
            <w:r w:rsidR="00F60987">
              <w:rPr>
                <w:rFonts w:ascii="Arial" w:eastAsia="Times New Roman" w:hAnsi="Arial" w:cs="Arial"/>
                <w:color w:val="000000"/>
              </w:rPr>
              <w:t xml:space="preserve"> with some verifications then </w:t>
            </w:r>
            <w:r w:rsidR="00F60987" w:rsidRPr="00F60987">
              <w:rPr>
                <w:rFonts w:ascii="Arial" w:eastAsia="Times New Roman" w:hAnsi="Arial" w:cs="Arial"/>
                <w:color w:val="000000"/>
              </w:rPr>
              <w:t xml:space="preserve">The system after that will add it </w:t>
            </w:r>
            <w:proofErr w:type="gramStart"/>
            <w:r w:rsidR="00F60987" w:rsidRPr="00F60987">
              <w:rPr>
                <w:rFonts w:ascii="Arial" w:eastAsia="Times New Roman" w:hAnsi="Arial" w:cs="Arial"/>
                <w:color w:val="000000"/>
              </w:rPr>
              <w:t>successfully .</w:t>
            </w:r>
            <w:proofErr w:type="gramEnd"/>
          </w:p>
          <w:p w14:paraId="2060BFA9" w14:textId="77777777" w:rsidR="00F60987" w:rsidRDefault="00F60987" w:rsidP="00F60987">
            <w:pPr>
              <w:spacing w:after="60"/>
              <w:rPr>
                <w:rFonts w:ascii="Arial" w:eastAsia="Times New Roman" w:hAnsi="Arial" w:cs="Arial"/>
                <w:color w:val="000000"/>
              </w:rPr>
            </w:pPr>
          </w:p>
          <w:p w14:paraId="788A47EA" w14:textId="2C81C9CE" w:rsidR="000947D3" w:rsidRPr="000947D3" w:rsidRDefault="000947D3" w:rsidP="00F60987">
            <w:pPr>
              <w:spacing w:after="60"/>
              <w:rPr>
                <w:rFonts w:ascii="Arial" w:eastAsia="Times New Roman" w:hAnsi="Arial" w:cs="Arial"/>
                <w:color w:val="000000"/>
              </w:rPr>
            </w:pPr>
          </w:p>
        </w:tc>
      </w:tr>
    </w:tbl>
    <w:p w14:paraId="682D9941" w14:textId="09D33CB1" w:rsidR="00C60364" w:rsidRDefault="0005127E" w:rsidP="00F61ED8">
      <w:pPr>
        <w:spacing w:after="0" w:line="228" w:lineRule="auto"/>
      </w:pPr>
      <w:r>
        <w:br w:type="textWrapping" w:clear="all"/>
      </w:r>
      <w:r>
        <w:tab/>
      </w:r>
    </w:p>
    <w:p w14:paraId="6EC1CFB1" w14:textId="77777777" w:rsidR="00F61ED8" w:rsidRDefault="00F61ED8" w:rsidP="00F61ED8">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C49A713" w14:textId="77777777" w:rsidR="00F61ED8" w:rsidRDefault="00F61ED8" w:rsidP="00F61ED8">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F61ED8" w14:paraId="30CEFB22"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9B3B6C" w14:textId="77777777" w:rsidR="00F61ED8" w:rsidRDefault="00F61ED8" w:rsidP="00CC3BA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438EED" w14:textId="77777777" w:rsidR="00F61ED8" w:rsidRDefault="00F61ED8" w:rsidP="00CC3BA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F61ED8" w14:paraId="330C1956"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E4D9AF" w14:textId="17EC1140" w:rsidR="00F61ED8" w:rsidRPr="00F60987" w:rsidRDefault="00F61ED8" w:rsidP="00F60987">
            <w:pPr>
              <w:spacing w:after="0"/>
            </w:pPr>
            <w:r>
              <w:t xml:space="preserve">1- User </w:t>
            </w:r>
            <w:r w:rsidR="00F60987">
              <w:t>chooses to add new investment source</w:t>
            </w:r>
          </w:p>
        </w:tc>
        <w:tc>
          <w:tcPr>
            <w:tcW w:w="4237" w:type="dxa"/>
            <w:tcBorders>
              <w:top w:val="nil"/>
              <w:left w:val="nil"/>
              <w:bottom w:val="single" w:sz="18" w:space="0" w:color="FFFFFF"/>
              <w:right w:val="single" w:sz="18" w:space="0" w:color="FFFFFF"/>
            </w:tcBorders>
            <w:shd w:val="clear" w:color="auto" w:fill="DAEEF3" w:themeFill="accent5" w:themeFillTint="33"/>
          </w:tcPr>
          <w:p w14:paraId="727FFCA4" w14:textId="77777777" w:rsidR="00F61ED8" w:rsidRDefault="00F61ED8" w:rsidP="00CC3BA6">
            <w:pPr>
              <w:spacing w:after="0"/>
            </w:pPr>
          </w:p>
        </w:tc>
      </w:tr>
      <w:tr w:rsidR="00F61ED8" w14:paraId="1447AF87"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234D886" w14:textId="77777777" w:rsidR="00F61ED8" w:rsidRDefault="00F61ED8"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2B992F6" w14:textId="00935E75" w:rsidR="00F61ED8" w:rsidRDefault="00573E96" w:rsidP="00573E96">
            <w:pPr>
              <w:spacing w:after="0"/>
            </w:pPr>
            <w:r>
              <w:t>2</w:t>
            </w:r>
            <w:r w:rsidR="00F61ED8">
              <w:t xml:space="preserve">- System </w:t>
            </w:r>
            <w:r w:rsidR="00F60987">
              <w:t xml:space="preserve">redirects to a small </w:t>
            </w:r>
            <w:r>
              <w:t>list</w:t>
            </w:r>
            <w:r w:rsidR="00F60987">
              <w:t xml:space="preserve"> to choose from it the type of the </w:t>
            </w:r>
            <w:r>
              <w:t xml:space="preserve">item </w:t>
            </w:r>
          </w:p>
        </w:tc>
      </w:tr>
      <w:tr w:rsidR="00F61ED8" w14:paraId="7ADA79C7"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D257E73" w14:textId="6E2C7137" w:rsidR="00F61ED8" w:rsidRDefault="00573E96" w:rsidP="00CC3BA6">
            <w:pPr>
              <w:spacing w:after="0"/>
            </w:pPr>
            <w:r>
              <w:t>3</w:t>
            </w:r>
            <w:r w:rsidR="00F61ED8">
              <w:t xml:space="preserve">- User Select </w:t>
            </w:r>
            <w:r>
              <w:t>one of them</w:t>
            </w:r>
          </w:p>
        </w:tc>
        <w:tc>
          <w:tcPr>
            <w:tcW w:w="4237" w:type="dxa"/>
            <w:tcBorders>
              <w:top w:val="nil"/>
              <w:left w:val="nil"/>
              <w:bottom w:val="single" w:sz="18" w:space="0" w:color="FFFFFF"/>
              <w:right w:val="single" w:sz="18" w:space="0" w:color="FFFFFF"/>
            </w:tcBorders>
            <w:shd w:val="clear" w:color="auto" w:fill="DAEEF3" w:themeFill="accent5" w:themeFillTint="33"/>
          </w:tcPr>
          <w:p w14:paraId="4270C24A" w14:textId="77777777" w:rsidR="00F61ED8" w:rsidRDefault="00F61ED8" w:rsidP="00CC3BA6">
            <w:pPr>
              <w:spacing w:after="0"/>
            </w:pPr>
          </w:p>
        </w:tc>
      </w:tr>
      <w:tr w:rsidR="00F61ED8" w14:paraId="193AB1D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A7ED2E3" w14:textId="77777777" w:rsidR="00F61ED8" w:rsidRDefault="00F61ED8"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E6D1139" w14:textId="3CF18C81" w:rsidR="00560712" w:rsidRPr="00560712" w:rsidRDefault="00573E96" w:rsidP="00C71D98">
            <w:pPr>
              <w:spacing w:after="0"/>
            </w:pPr>
            <w:r>
              <w:t>4</w:t>
            </w:r>
            <w:r w:rsidR="00F61ED8">
              <w:t xml:space="preserve">- </w:t>
            </w:r>
            <w:r>
              <w:t xml:space="preserve">the system shows a form to fill required data </w:t>
            </w:r>
          </w:p>
        </w:tc>
      </w:tr>
      <w:tr w:rsidR="00F61ED8" w14:paraId="29E67AB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C109D22" w14:textId="77777777" w:rsidR="00F61ED8" w:rsidRDefault="00573E96" w:rsidP="00CC3BA6">
            <w:pPr>
              <w:spacing w:before="2" w:after="0" w:line="240" w:lineRule="auto"/>
              <w:rPr>
                <w:rFonts w:eastAsia="Times New Roman" w:cstheme="minorHAnsi"/>
                <w:color w:val="000000"/>
                <w:sz w:val="24"/>
                <w:szCs w:val="24"/>
              </w:rPr>
            </w:pPr>
            <w:bookmarkStart w:id="15" w:name="_Hlk193343360"/>
            <w:r>
              <w:rPr>
                <w:rFonts w:eastAsia="Times New Roman" w:cstheme="minorHAnsi"/>
                <w:color w:val="000000"/>
                <w:sz w:val="24"/>
                <w:szCs w:val="24"/>
              </w:rPr>
              <w:t xml:space="preserve">5- user fills the </w:t>
            </w:r>
            <w:r w:rsidR="00AB578C">
              <w:rPr>
                <w:rFonts w:eastAsia="Times New Roman" w:cstheme="minorHAnsi"/>
                <w:color w:val="000000"/>
                <w:sz w:val="24"/>
                <w:szCs w:val="24"/>
              </w:rPr>
              <w:t xml:space="preserve">required </w:t>
            </w:r>
            <w:r>
              <w:rPr>
                <w:rFonts w:eastAsia="Times New Roman" w:cstheme="minorHAnsi"/>
                <w:color w:val="000000"/>
                <w:sz w:val="24"/>
                <w:szCs w:val="24"/>
              </w:rPr>
              <w:t>data</w:t>
            </w:r>
            <w:r w:rsidR="00AB578C">
              <w:rPr>
                <w:rFonts w:eastAsia="Times New Roman" w:cstheme="minorHAnsi"/>
                <w:color w:val="000000"/>
                <w:sz w:val="24"/>
                <w:szCs w:val="24"/>
              </w:rPr>
              <w:t xml:space="preserve"> fields</w:t>
            </w:r>
          </w:p>
          <w:p w14:paraId="7BC561CA" w14:textId="45DED9A3" w:rsidR="00AB578C" w:rsidRDefault="00AB578C" w:rsidP="00CC3BA6">
            <w:pPr>
              <w:spacing w:before="2" w:after="0" w:line="240" w:lineRule="auto"/>
              <w:rPr>
                <w:rFonts w:eastAsia="Times New Roman" w:cstheme="minorHAnsi"/>
                <w:color w:val="000000"/>
                <w:sz w:val="24"/>
                <w:szCs w:val="24"/>
              </w:rPr>
            </w:pPr>
            <w:r>
              <w:rPr>
                <w:rFonts w:eastAsia="Times New Roman" w:cstheme="minorHAnsi"/>
                <w:color w:val="000000"/>
                <w:sz w:val="24"/>
                <w:szCs w:val="24"/>
              </w:rPr>
              <w:t>6- Click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E4576AC" w14:textId="77777777" w:rsidR="00F61ED8" w:rsidRDefault="00F61ED8" w:rsidP="00CC3BA6">
            <w:pPr>
              <w:spacing w:after="0" w:line="240" w:lineRule="auto"/>
              <w:rPr>
                <w:rFonts w:eastAsia="Times New Roman" w:cstheme="minorHAnsi"/>
                <w:color w:val="000000"/>
                <w:sz w:val="24"/>
                <w:szCs w:val="24"/>
              </w:rPr>
            </w:pPr>
          </w:p>
        </w:tc>
      </w:tr>
      <w:bookmarkEnd w:id="15"/>
      <w:tr w:rsidR="00F61ED8" w14:paraId="1E78817E"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9FF0E09" w14:textId="77777777" w:rsidR="00F61ED8" w:rsidRDefault="00F61ED8" w:rsidP="00CC3BA6">
            <w:pPr>
              <w:pStyle w:val="ListParagraph"/>
              <w:spacing w:before="2" w:after="0" w:line="240" w:lineRule="auto"/>
              <w:ind w:left="465"/>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5D4217E" w14:textId="4B595F59" w:rsidR="00AA3B09" w:rsidRDefault="00AB578C" w:rsidP="00AA3B09">
            <w:pPr>
              <w:spacing w:after="0" w:line="240" w:lineRule="auto"/>
              <w:rPr>
                <w:rFonts w:eastAsia="Times New Roman" w:cstheme="minorHAnsi"/>
                <w:color w:val="000000"/>
                <w:sz w:val="24"/>
                <w:szCs w:val="24"/>
              </w:rPr>
            </w:pPr>
            <w:r>
              <w:rPr>
                <w:rFonts w:eastAsia="Times New Roman" w:cstheme="minorHAnsi"/>
                <w:color w:val="000000"/>
                <w:sz w:val="24"/>
                <w:szCs w:val="24"/>
              </w:rPr>
              <w:t>7</w:t>
            </w:r>
            <w:r w:rsidR="00AA3B09">
              <w:rPr>
                <w:rFonts w:eastAsia="Times New Roman" w:cstheme="minorHAnsi"/>
                <w:color w:val="000000"/>
                <w:sz w:val="24"/>
                <w:szCs w:val="24"/>
              </w:rPr>
              <w:t>- System makes the following processes:</w:t>
            </w:r>
          </w:p>
          <w:p w14:paraId="6A57955F" w14:textId="77777777" w:rsidR="00AA3B09" w:rsidRDefault="00AA3B09" w:rsidP="00AA3B09">
            <w:pPr>
              <w:spacing w:after="0" w:line="240" w:lineRule="auto"/>
              <w:rPr>
                <w:rFonts w:eastAsia="Times New Roman" w:cstheme="minorHAnsi"/>
                <w:color w:val="000000"/>
                <w:sz w:val="24"/>
                <w:szCs w:val="24"/>
              </w:rPr>
            </w:pPr>
          </w:p>
          <w:p w14:paraId="01D9473E" w14:textId="456CFAE4" w:rsidR="00AA3B09" w:rsidRDefault="00AA3B09" w:rsidP="00AA3B09">
            <w:pPr>
              <w:pStyle w:val="ListParagraph"/>
              <w:numPr>
                <w:ilvl w:val="0"/>
                <w:numId w:val="18"/>
              </w:numPr>
              <w:spacing w:after="0" w:line="240" w:lineRule="auto"/>
              <w:rPr>
                <w:rFonts w:eastAsia="Times New Roman" w:cstheme="minorHAnsi"/>
                <w:color w:val="000000"/>
                <w:sz w:val="24"/>
                <w:szCs w:val="24"/>
              </w:rPr>
            </w:pPr>
            <w:r w:rsidRPr="00AA3B09">
              <w:rPr>
                <w:rFonts w:eastAsia="Times New Roman" w:cstheme="minorHAnsi"/>
                <w:color w:val="000000"/>
                <w:sz w:val="24"/>
                <w:szCs w:val="24"/>
              </w:rPr>
              <w:t xml:space="preserve">Verifying bank/other system account ownership </w:t>
            </w:r>
            <w:r w:rsidR="0056628B">
              <w:rPr>
                <w:rFonts w:eastAsia="Times New Roman" w:cstheme="minorHAnsi"/>
                <w:color w:val="000000"/>
                <w:sz w:val="24"/>
                <w:szCs w:val="24"/>
              </w:rPr>
              <w:t>with the bank /other system</w:t>
            </w:r>
          </w:p>
          <w:p w14:paraId="7DC3EDAE" w14:textId="77777777" w:rsidR="0056628B" w:rsidRPr="00AA3B09" w:rsidRDefault="0056628B" w:rsidP="0056628B">
            <w:pPr>
              <w:pStyle w:val="ListParagraph"/>
              <w:spacing w:after="0" w:line="240" w:lineRule="auto"/>
              <w:rPr>
                <w:rFonts w:eastAsia="Times New Roman" w:cstheme="minorHAnsi"/>
                <w:color w:val="000000"/>
                <w:sz w:val="24"/>
                <w:szCs w:val="24"/>
              </w:rPr>
            </w:pPr>
          </w:p>
          <w:p w14:paraId="078EBA51" w14:textId="6807DE1E" w:rsidR="00AA3B09" w:rsidRDefault="00AA3B09" w:rsidP="0056628B">
            <w:pPr>
              <w:pStyle w:val="ListParagraph"/>
              <w:numPr>
                <w:ilvl w:val="0"/>
                <w:numId w:val="18"/>
              </w:numPr>
              <w:spacing w:after="0" w:line="240" w:lineRule="auto"/>
              <w:rPr>
                <w:rFonts w:eastAsia="Times New Roman" w:cstheme="minorHAnsi"/>
                <w:color w:val="000000"/>
                <w:sz w:val="24"/>
                <w:szCs w:val="24"/>
              </w:rPr>
            </w:pPr>
            <w:r w:rsidRPr="00AA3B09">
              <w:rPr>
                <w:rFonts w:eastAsia="Times New Roman" w:cstheme="minorHAnsi"/>
                <w:color w:val="000000"/>
                <w:sz w:val="24"/>
                <w:szCs w:val="24"/>
              </w:rPr>
              <w:t>Ensuring product details match the bank’s/other system’s data</w:t>
            </w:r>
            <w:r w:rsidR="0056628B">
              <w:rPr>
                <w:rFonts w:eastAsia="Times New Roman" w:cstheme="minorHAnsi"/>
                <w:color w:val="000000"/>
                <w:sz w:val="24"/>
                <w:szCs w:val="24"/>
              </w:rPr>
              <w:t xml:space="preserve"> </w:t>
            </w:r>
            <w:r w:rsidR="0056628B" w:rsidRPr="0056628B">
              <w:rPr>
                <w:rFonts w:eastAsia="Times New Roman" w:cstheme="minorHAnsi"/>
                <w:color w:val="000000"/>
                <w:sz w:val="24"/>
                <w:szCs w:val="24"/>
              </w:rPr>
              <w:t>with the bank /other system</w:t>
            </w:r>
            <w:r w:rsidRPr="00AA3B09">
              <w:rPr>
                <w:rFonts w:eastAsia="Times New Roman" w:cstheme="minorHAnsi"/>
                <w:color w:val="000000"/>
                <w:sz w:val="24"/>
                <w:szCs w:val="24"/>
              </w:rPr>
              <w:t xml:space="preserve"> </w:t>
            </w:r>
          </w:p>
          <w:p w14:paraId="3E22E191" w14:textId="77777777" w:rsidR="0056628B" w:rsidRPr="00AA3B09" w:rsidRDefault="0056628B" w:rsidP="0056628B">
            <w:pPr>
              <w:pStyle w:val="ListParagraph"/>
              <w:spacing w:after="0" w:line="240" w:lineRule="auto"/>
              <w:rPr>
                <w:rFonts w:eastAsia="Times New Roman" w:cstheme="minorHAnsi"/>
                <w:color w:val="000000"/>
                <w:sz w:val="24"/>
                <w:szCs w:val="24"/>
              </w:rPr>
            </w:pPr>
          </w:p>
          <w:p w14:paraId="4D253BEB" w14:textId="77777777" w:rsidR="00F61ED8" w:rsidRDefault="00AA3B09" w:rsidP="00AA3B09">
            <w:pPr>
              <w:pStyle w:val="ListParagraph"/>
              <w:numPr>
                <w:ilvl w:val="0"/>
                <w:numId w:val="18"/>
              </w:numPr>
              <w:spacing w:after="0" w:line="240" w:lineRule="auto"/>
              <w:rPr>
                <w:rFonts w:eastAsia="Times New Roman" w:cstheme="minorHAnsi"/>
                <w:color w:val="000000"/>
                <w:sz w:val="24"/>
                <w:szCs w:val="24"/>
              </w:rPr>
            </w:pPr>
            <w:r w:rsidRPr="00AA3B09">
              <w:rPr>
                <w:rFonts w:eastAsia="Times New Roman" w:cstheme="minorHAnsi"/>
                <w:color w:val="000000"/>
                <w:sz w:val="24"/>
                <w:szCs w:val="24"/>
              </w:rPr>
              <w:t>Applying security measures</w:t>
            </w:r>
          </w:p>
          <w:p w14:paraId="70AA932C" w14:textId="77777777" w:rsidR="002E04F9" w:rsidRDefault="002E04F9" w:rsidP="002E04F9">
            <w:pPr>
              <w:pStyle w:val="ListParagraph"/>
              <w:spacing w:after="0" w:line="240" w:lineRule="auto"/>
              <w:rPr>
                <w:rFonts w:eastAsia="Times New Roman" w:cstheme="minorHAnsi"/>
                <w:color w:val="000000"/>
                <w:sz w:val="24"/>
                <w:szCs w:val="24"/>
              </w:rPr>
            </w:pPr>
          </w:p>
          <w:p w14:paraId="18CA284B" w14:textId="5F276C93" w:rsidR="00AA3B09" w:rsidRPr="002E04F9" w:rsidRDefault="00AB578C" w:rsidP="002E04F9">
            <w:pPr>
              <w:spacing w:after="0" w:line="240" w:lineRule="auto"/>
              <w:rPr>
                <w:rFonts w:eastAsia="Times New Roman" w:cstheme="minorHAnsi"/>
                <w:color w:val="000000"/>
                <w:sz w:val="24"/>
                <w:szCs w:val="24"/>
              </w:rPr>
            </w:pPr>
            <w:r>
              <w:rPr>
                <w:rFonts w:eastAsia="Times New Roman" w:cstheme="minorHAnsi"/>
                <w:color w:val="000000"/>
                <w:sz w:val="24"/>
                <w:szCs w:val="24"/>
              </w:rPr>
              <w:t>8</w:t>
            </w:r>
            <w:r w:rsidR="002E04F9" w:rsidRPr="002E04F9">
              <w:rPr>
                <w:rFonts w:eastAsia="Times New Roman" w:cstheme="minorHAnsi"/>
                <w:color w:val="000000"/>
                <w:sz w:val="24"/>
                <w:szCs w:val="24"/>
              </w:rPr>
              <w:t>-</w:t>
            </w:r>
            <w:r w:rsidR="002E04F9">
              <w:rPr>
                <w:rFonts w:eastAsia="Times New Roman" w:cstheme="minorHAnsi"/>
                <w:color w:val="000000"/>
                <w:sz w:val="24"/>
                <w:szCs w:val="24"/>
              </w:rPr>
              <w:t xml:space="preserve"> The system redirects you to the control panel and adds your new item after verifications.</w:t>
            </w:r>
          </w:p>
        </w:tc>
      </w:tr>
    </w:tbl>
    <w:p w14:paraId="090B1561" w14:textId="77777777" w:rsidR="00F61ED8" w:rsidRDefault="00F61ED8" w:rsidP="00F61ED8">
      <w:pPr>
        <w:spacing w:before="120" w:after="80" w:line="240" w:lineRule="auto"/>
        <w:ind w:left="720"/>
        <w:rPr>
          <w:rFonts w:eastAsia="Times New Roman" w:cstheme="minorHAnsi"/>
          <w:b/>
          <w:bCs/>
          <w:color w:val="1F3864"/>
          <w:sz w:val="26"/>
          <w:szCs w:val="26"/>
        </w:rPr>
      </w:pPr>
    </w:p>
    <w:p w14:paraId="52BD3395" w14:textId="3F8C6BA9" w:rsidR="00F61ED8" w:rsidRDefault="00F61ED8" w:rsidP="00F61ED8">
      <w:pPr>
        <w:spacing w:before="120" w:after="80" w:line="240" w:lineRule="auto"/>
        <w:ind w:left="720"/>
        <w:rPr>
          <w:rFonts w:eastAsia="Times New Roman" w:cstheme="minorHAnsi"/>
          <w:b/>
          <w:bCs/>
          <w:color w:val="1F3864"/>
          <w:sz w:val="26"/>
          <w:szCs w:val="26"/>
        </w:rPr>
      </w:pPr>
      <w:bookmarkStart w:id="16" w:name="_Hlk193348256"/>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F61ED8" w14:paraId="7C3A8152"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F70CF31" w14:textId="77777777" w:rsidR="00F61ED8" w:rsidRDefault="00F61ED8" w:rsidP="00CC3BA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5C97280" w14:textId="77777777" w:rsidR="00F61ED8" w:rsidRDefault="00F61ED8" w:rsidP="00CC3BA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F61ED8" w14:paraId="38A49E2D"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CDE32B" w14:textId="7C90B93E" w:rsidR="00F61ED8" w:rsidRDefault="00AB578C" w:rsidP="00AB578C">
            <w:pPr>
              <w:pStyle w:val="ListParagraph"/>
              <w:numPr>
                <w:ilvl w:val="0"/>
                <w:numId w:val="20"/>
              </w:numPr>
              <w:spacing w:after="0"/>
            </w:pPr>
            <w:r>
              <w:t>U</w:t>
            </w:r>
            <w:r w:rsidRPr="00AB578C">
              <w:t>ser</w:t>
            </w:r>
            <w:r>
              <w:t xml:space="preserve"> fills the required data fields </w:t>
            </w:r>
          </w:p>
          <w:p w14:paraId="2F0E4877" w14:textId="1F2BEED2" w:rsidR="00AB578C" w:rsidRPr="00AB578C" w:rsidRDefault="00AB578C" w:rsidP="00AB578C">
            <w:pPr>
              <w:pStyle w:val="ListParagraph"/>
              <w:numPr>
                <w:ilvl w:val="0"/>
                <w:numId w:val="20"/>
              </w:numPr>
              <w:spacing w:after="0"/>
            </w:pPr>
            <w:r>
              <w:t>Click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51FED7AB" w14:textId="77777777" w:rsidR="00F61ED8" w:rsidRDefault="00F61ED8" w:rsidP="00CC3BA6">
            <w:pPr>
              <w:spacing w:after="0"/>
            </w:pPr>
          </w:p>
        </w:tc>
      </w:tr>
      <w:tr w:rsidR="00F61ED8" w14:paraId="6FA85FEB"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E550322" w14:textId="77777777" w:rsidR="00F61ED8" w:rsidRDefault="00F61ED8"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E660093" w14:textId="18795B77" w:rsidR="00F61ED8" w:rsidRDefault="00F61ED8" w:rsidP="00CC3BA6">
            <w:pPr>
              <w:spacing w:after="0"/>
              <w:ind w:left="269" w:hanging="269"/>
            </w:pPr>
            <w:r>
              <w:t>3</w:t>
            </w:r>
            <w:r w:rsidR="00AB578C">
              <w:t xml:space="preserve">- The data do not match or some security tests </w:t>
            </w:r>
            <w:proofErr w:type="gramStart"/>
            <w:r w:rsidR="00AB578C">
              <w:t>failed .</w:t>
            </w:r>
            <w:proofErr w:type="gramEnd"/>
          </w:p>
          <w:p w14:paraId="6A30DD58" w14:textId="5076A038" w:rsidR="00F61ED8" w:rsidRDefault="00F61ED8" w:rsidP="00CC3BA6">
            <w:pPr>
              <w:spacing w:after="0"/>
              <w:ind w:left="269" w:hanging="269"/>
            </w:pPr>
            <w:r>
              <w:t xml:space="preserve">4- System rejects </w:t>
            </w:r>
            <w:r w:rsidR="00AB578C">
              <w:t xml:space="preserve">the added item and </w:t>
            </w:r>
            <w:r>
              <w:t xml:space="preserve">displays </w:t>
            </w:r>
            <w:r w:rsidR="00AB578C">
              <w:t>the operation is denied.</w:t>
            </w:r>
          </w:p>
        </w:tc>
      </w:tr>
      <w:bookmarkEnd w:id="16"/>
    </w:tbl>
    <w:p w14:paraId="4D0F45EB" w14:textId="77777777" w:rsidR="00A87C12" w:rsidRPr="00A87C12" w:rsidRDefault="00A87C12" w:rsidP="00A87C12">
      <w:pPr>
        <w:tabs>
          <w:tab w:val="left" w:pos="720"/>
        </w:tabs>
        <w:spacing w:before="100" w:beforeAutospacing="1" w:after="120" w:line="240" w:lineRule="auto"/>
        <w:ind w:left="714"/>
        <w:rPr>
          <w:rFonts w:eastAsia="Times New Roman" w:cstheme="minorHAnsi"/>
          <w:color w:val="000000"/>
          <w:sz w:val="28"/>
          <w:szCs w:val="28"/>
        </w:rPr>
      </w:pPr>
    </w:p>
    <w:p w14:paraId="5EC8D141" w14:textId="77777777" w:rsidR="00A87C12" w:rsidRPr="00A87C12" w:rsidRDefault="00A87C12" w:rsidP="00A87C12">
      <w:pPr>
        <w:tabs>
          <w:tab w:val="left" w:pos="720"/>
        </w:tabs>
        <w:spacing w:before="100" w:beforeAutospacing="1" w:after="120" w:line="240" w:lineRule="auto"/>
        <w:ind w:left="714"/>
        <w:rPr>
          <w:rFonts w:eastAsia="Times New Roman" w:cstheme="minorHAnsi"/>
          <w:color w:val="000000"/>
          <w:sz w:val="28"/>
          <w:szCs w:val="28"/>
        </w:rPr>
      </w:pPr>
    </w:p>
    <w:p w14:paraId="6D1A40C1" w14:textId="77777777" w:rsidR="00A87C12" w:rsidRPr="00A87C12" w:rsidRDefault="00A87C12" w:rsidP="00A87C12">
      <w:pPr>
        <w:tabs>
          <w:tab w:val="left" w:pos="720"/>
        </w:tabs>
        <w:spacing w:before="100" w:beforeAutospacing="1" w:after="120" w:line="240" w:lineRule="auto"/>
        <w:ind w:left="714"/>
        <w:rPr>
          <w:rFonts w:eastAsia="Times New Roman" w:cstheme="minorHAnsi"/>
          <w:color w:val="000000"/>
          <w:sz w:val="28"/>
          <w:szCs w:val="28"/>
        </w:rPr>
      </w:pPr>
    </w:p>
    <w:p w14:paraId="7A9D0F2C" w14:textId="77777777" w:rsidR="00A87C12" w:rsidRPr="00A87C12" w:rsidRDefault="00A87C12" w:rsidP="00A87C12">
      <w:pPr>
        <w:tabs>
          <w:tab w:val="left" w:pos="720"/>
        </w:tabs>
        <w:spacing w:before="100" w:beforeAutospacing="1" w:after="120" w:line="240" w:lineRule="auto"/>
        <w:ind w:left="714"/>
        <w:rPr>
          <w:rFonts w:eastAsia="Times New Roman" w:cstheme="minorHAnsi"/>
          <w:color w:val="000000"/>
          <w:sz w:val="28"/>
          <w:szCs w:val="28"/>
        </w:rPr>
      </w:pPr>
    </w:p>
    <w:p w14:paraId="2EBDD810" w14:textId="77777777" w:rsidR="00A87C12" w:rsidRPr="00A87C12" w:rsidRDefault="00A87C12" w:rsidP="00A87C12">
      <w:pPr>
        <w:tabs>
          <w:tab w:val="left" w:pos="720"/>
        </w:tabs>
        <w:spacing w:before="100" w:beforeAutospacing="1" w:after="120" w:line="240" w:lineRule="auto"/>
        <w:rPr>
          <w:rFonts w:eastAsia="Times New Roman" w:cstheme="minorHAnsi"/>
          <w:color w:val="000000"/>
          <w:sz w:val="28"/>
          <w:szCs w:val="28"/>
        </w:rPr>
      </w:pPr>
    </w:p>
    <w:p w14:paraId="6BF42848" w14:textId="74605585" w:rsidR="00F61ED8" w:rsidRDefault="00F61ED8" w:rsidP="00F61ED8">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2F15262B" w14:textId="743A27CA" w:rsidR="00C71D98" w:rsidRPr="00A87C12" w:rsidRDefault="00A87C12" w:rsidP="00A87C12">
      <w:pPr>
        <w:pStyle w:val="ListParagraph"/>
        <w:rPr>
          <w:b/>
          <w:bCs/>
          <w:color w:val="C00000"/>
        </w:rPr>
      </w:pPr>
      <w:r w:rsidRPr="00A87C12">
        <w:rPr>
          <w:b/>
          <w:bCs/>
          <w:noProof/>
          <w:color w:val="C00000"/>
        </w:rPr>
        <w:drawing>
          <wp:inline distT="0" distB="0" distL="0" distR="0" wp14:anchorId="164D754A" wp14:editId="798AC778">
            <wp:extent cx="3741744" cy="4267570"/>
            <wp:effectExtent l="0" t="0" r="0" b="0"/>
            <wp:docPr id="8981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624" name="Picture 1"/>
                    <pic:cNvPicPr/>
                  </pic:nvPicPr>
                  <pic:blipFill>
                    <a:blip r:embed="rId22"/>
                    <a:stretch>
                      <a:fillRect/>
                    </a:stretch>
                  </pic:blipFill>
                  <pic:spPr>
                    <a:xfrm>
                      <a:off x="0" y="0"/>
                      <a:ext cx="3741744" cy="4267570"/>
                    </a:xfrm>
                    <a:prstGeom prst="rect">
                      <a:avLst/>
                    </a:prstGeom>
                  </pic:spPr>
                </pic:pic>
              </a:graphicData>
            </a:graphic>
          </wp:inline>
        </w:drawing>
      </w:r>
    </w:p>
    <w:p w14:paraId="3A8FF0B3" w14:textId="77777777" w:rsidR="00C71D98" w:rsidRPr="00313EBA" w:rsidRDefault="00C71D98" w:rsidP="00313EBA">
      <w:pPr>
        <w:tabs>
          <w:tab w:val="left" w:pos="720"/>
        </w:tabs>
        <w:spacing w:before="100" w:beforeAutospacing="1" w:after="120" w:line="240" w:lineRule="auto"/>
        <w:ind w:left="714"/>
        <w:rPr>
          <w:rFonts w:eastAsia="Times New Roman" w:cstheme="minorHAnsi"/>
          <w:b/>
          <w:bCs/>
          <w:color w:val="1F3864"/>
          <w:sz w:val="28"/>
          <w:szCs w:val="28"/>
        </w:rPr>
      </w:pPr>
    </w:p>
    <w:p w14:paraId="0CB895A2" w14:textId="5CB062DE" w:rsidR="00F61ED8" w:rsidRDefault="00F61ED8" w:rsidP="00F61ED8">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F61ED8" w14:paraId="26458171" w14:textId="77777777" w:rsidTr="00C71D98">
        <w:trPr>
          <w:tblHeader/>
        </w:trPr>
        <w:tc>
          <w:tcPr>
            <w:tcW w:w="2688" w:type="dxa"/>
            <w:tcBorders>
              <w:top w:val="single" w:sz="18" w:space="0" w:color="FFFFFF"/>
              <w:left w:val="single" w:sz="18" w:space="0" w:color="FFFFFF"/>
              <w:bottom w:val="single" w:sz="4" w:space="0" w:color="auto"/>
              <w:right w:val="single" w:sz="18" w:space="0" w:color="FFFFFF"/>
            </w:tcBorders>
            <w:shd w:val="clear" w:color="auto" w:fill="1F3864"/>
            <w:vAlign w:val="center"/>
          </w:tcPr>
          <w:p w14:paraId="2051261F" w14:textId="77777777" w:rsidR="00F61ED8" w:rsidRDefault="00F61ED8" w:rsidP="00CC3BA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4" w:space="0" w:color="auto"/>
              <w:right w:val="single" w:sz="18" w:space="0" w:color="FFFFFF"/>
            </w:tcBorders>
            <w:shd w:val="clear" w:color="auto" w:fill="1F3864"/>
            <w:vAlign w:val="center"/>
          </w:tcPr>
          <w:p w14:paraId="64302490" w14:textId="77777777" w:rsidR="00F61ED8" w:rsidRDefault="00F61ED8" w:rsidP="00CC3BA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4" w:space="0" w:color="auto"/>
              <w:right w:val="single" w:sz="18" w:space="0" w:color="FFFFFF"/>
            </w:tcBorders>
            <w:shd w:val="clear" w:color="auto" w:fill="1F3864"/>
            <w:vAlign w:val="center"/>
          </w:tcPr>
          <w:p w14:paraId="25F79616" w14:textId="77777777" w:rsidR="00F61ED8" w:rsidRDefault="00F61ED8" w:rsidP="00CC3BA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F61ED8" w14:paraId="5ED79C4C"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53838F69" w14:textId="6877F68A" w:rsidR="00F61ED8" w:rsidRPr="00560712" w:rsidRDefault="00560712" w:rsidP="00560712">
            <w:pPr>
              <w:spacing w:after="0"/>
            </w:pPr>
            <w:r>
              <w:t xml:space="preserve">  Linked </w:t>
            </w:r>
            <w:r w:rsidRPr="00573E96">
              <w:t xml:space="preserve">bank/other system </w:t>
            </w:r>
            <w:r>
              <w:t xml:space="preserve">   </w:t>
            </w:r>
            <w:r w:rsidRPr="00573E96">
              <w:t>account</w:t>
            </w:r>
            <w:r>
              <w:t xml:space="preserve"> number</w:t>
            </w:r>
            <w:r w:rsidRPr="00573E96">
              <w:t xml:space="preserve"> ownership</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7921944B" w14:textId="2E28C1AA" w:rsidR="00F61ED8" w:rsidRDefault="00560712" w:rsidP="00CC3BA6">
            <w:pPr>
              <w:spacing w:after="0" w:line="240" w:lineRule="auto"/>
              <w:ind w:left="293" w:right="292"/>
              <w:jc w:val="center"/>
              <w:rPr>
                <w:rFonts w:ascii="Calibri" w:eastAsia="Times New Roman" w:hAnsi="Calibri" w:cs="Calibri"/>
              </w:rPr>
            </w:pPr>
            <w:r>
              <w:rPr>
                <w:rFonts w:ascii="Calibri" w:eastAsia="Times New Roman" w:hAnsi="Calibri" w:cs="Calibri"/>
              </w:rPr>
              <w:t>Text&lt;16</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184309B1" w14:textId="56ED4524" w:rsidR="00F61ED8" w:rsidRDefault="00560712" w:rsidP="00CC3BA6">
            <w:pPr>
              <w:spacing w:before="9" w:after="0" w:line="240" w:lineRule="auto"/>
              <w:rPr>
                <w:rFonts w:ascii="Calibri" w:eastAsia="Times New Roman" w:hAnsi="Calibri" w:cs="Calibri"/>
              </w:rPr>
            </w:pPr>
            <w:r>
              <w:rPr>
                <w:rFonts w:ascii="Calibri" w:eastAsia="Times New Roman" w:hAnsi="Calibri" w:cs="Calibri"/>
              </w:rPr>
              <w:t xml:space="preserve"> Validating that account exists or active in the bank/other system or not </w:t>
            </w:r>
          </w:p>
        </w:tc>
      </w:tr>
      <w:tr w:rsidR="00F61ED8" w14:paraId="5A30578C"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1093F703" w14:textId="7E472AB4" w:rsidR="00F61ED8" w:rsidRDefault="00560712" w:rsidP="00CC3BA6">
            <w:pPr>
              <w:spacing w:before="7" w:after="0" w:line="240" w:lineRule="auto"/>
              <w:rPr>
                <w:rFonts w:ascii="Calibri" w:eastAsia="Times New Roman" w:hAnsi="Calibri" w:cs="Calibri"/>
              </w:rPr>
            </w:pPr>
            <w:bookmarkStart w:id="17" w:name="_Hlk193343398"/>
            <w:r>
              <w:rPr>
                <w:rFonts w:ascii="Calibri" w:eastAsia="Times New Roman" w:hAnsi="Calibri" w:cs="Calibri"/>
              </w:rPr>
              <w:t>Issuer</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1777FB0B" w14:textId="236C7477" w:rsidR="00F61ED8" w:rsidRDefault="009559B3" w:rsidP="009559B3">
            <w:pPr>
              <w:spacing w:before="9" w:after="0" w:line="240" w:lineRule="auto"/>
              <w:jc w:val="center"/>
              <w:rPr>
                <w:rFonts w:ascii="Calibri" w:eastAsia="Times New Roman" w:hAnsi="Calibri" w:cs="Calibri"/>
              </w:rPr>
            </w:pPr>
            <w:r w:rsidRPr="009559B3">
              <w:rPr>
                <w:rFonts w:ascii="Calibri" w:eastAsia="Times New Roman" w:hAnsi="Calibri" w:cs="Calibri"/>
              </w:rPr>
              <w:t>Dropdown</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70E69D60" w14:textId="10AF136D" w:rsidR="00F61ED8" w:rsidRDefault="00560712" w:rsidP="00CC3BA6">
            <w:pPr>
              <w:spacing w:before="9" w:after="0" w:line="240" w:lineRule="auto"/>
              <w:rPr>
                <w:rFonts w:ascii="Calibri" w:eastAsia="Times New Roman" w:hAnsi="Calibri" w:cs="Calibri"/>
              </w:rPr>
            </w:pPr>
            <w:r>
              <w:rPr>
                <w:rFonts w:ascii="Calibri" w:eastAsia="Times New Roman" w:hAnsi="Calibri" w:cs="Calibri"/>
              </w:rPr>
              <w:t xml:space="preserve"> </w:t>
            </w:r>
            <w:proofErr w:type="gramStart"/>
            <w:r w:rsidR="009559B3">
              <w:rPr>
                <w:rFonts w:ascii="Calibri" w:eastAsia="Times New Roman" w:hAnsi="Calibri" w:cs="Calibri"/>
              </w:rPr>
              <w:t>Validation  that</w:t>
            </w:r>
            <w:proofErr w:type="gramEnd"/>
            <w:r w:rsidR="009559B3">
              <w:rPr>
                <w:rFonts w:ascii="Calibri" w:eastAsia="Times New Roman" w:hAnsi="Calibri" w:cs="Calibri"/>
              </w:rPr>
              <w:t xml:space="preserve"> should be filled</w:t>
            </w:r>
          </w:p>
        </w:tc>
      </w:tr>
      <w:bookmarkEnd w:id="17"/>
      <w:tr w:rsidR="00F61ED8" w14:paraId="14FE6420"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0B9B7074" w14:textId="734C3689" w:rsidR="00F61ED8" w:rsidRDefault="009559B3" w:rsidP="00CC3BA6">
            <w:pPr>
              <w:spacing w:before="7" w:after="0" w:line="240" w:lineRule="auto"/>
              <w:rPr>
                <w:rFonts w:ascii="Calibri" w:eastAsia="Times New Roman" w:hAnsi="Calibri" w:cs="Calibri"/>
              </w:rPr>
            </w:pPr>
            <w:r>
              <w:rPr>
                <w:rFonts w:ascii="Calibri" w:eastAsia="Times New Roman" w:hAnsi="Calibri" w:cs="Calibri"/>
              </w:rPr>
              <w:t>Interest rate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6535B667" w14:textId="6BF7421E" w:rsidR="00F61ED8" w:rsidRDefault="009559B3" w:rsidP="00CC3BA6">
            <w:pPr>
              <w:spacing w:before="9" w:after="0" w:line="240" w:lineRule="auto"/>
              <w:jc w:val="center"/>
              <w:rPr>
                <w:rFonts w:ascii="Calibri" w:eastAsia="Times New Roman" w:hAnsi="Calibri" w:cs="Calibri"/>
              </w:rPr>
            </w:pPr>
            <w:r>
              <w:rPr>
                <w:rFonts w:ascii="Calibri" w:eastAsia="Times New Roman" w:hAnsi="Calibri" w:cs="Calibri"/>
              </w:rPr>
              <w:t>Integer&lt;30</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58A38A52" w14:textId="418B64FD" w:rsidR="00F61ED8" w:rsidRDefault="009559B3" w:rsidP="00CC3BA6">
            <w:pPr>
              <w:spacing w:before="9" w:after="0" w:line="240" w:lineRule="auto"/>
              <w:rPr>
                <w:rFonts w:ascii="Calibri" w:eastAsia="Times New Roman" w:hAnsi="Calibri" w:cs="Calibri"/>
              </w:rPr>
            </w:pPr>
            <w:r>
              <w:rPr>
                <w:rFonts w:ascii="Calibri" w:eastAsia="Times New Roman" w:hAnsi="Calibri" w:cs="Calibri"/>
              </w:rPr>
              <w:t>Validation for the limits and integer</w:t>
            </w:r>
          </w:p>
        </w:tc>
      </w:tr>
      <w:tr w:rsidR="009559B3" w14:paraId="0909E59A" w14:textId="77777777" w:rsidTr="00C71D98">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3BDA2565" w14:textId="378D082B" w:rsidR="009559B3" w:rsidRPr="00560712" w:rsidRDefault="00C71D98" w:rsidP="009559B3">
            <w:pPr>
              <w:spacing w:before="7" w:after="0" w:line="240" w:lineRule="auto"/>
            </w:pPr>
            <w:r w:rsidRPr="00C71D98">
              <w:t>Investment Start Date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3AD95854" w14:textId="6460554F" w:rsidR="009559B3" w:rsidRDefault="00C71D98" w:rsidP="00CC3BA6">
            <w:pPr>
              <w:spacing w:before="9" w:after="0" w:line="240" w:lineRule="auto"/>
              <w:jc w:val="center"/>
              <w:rPr>
                <w:rFonts w:ascii="Calibri" w:eastAsia="Times New Roman" w:hAnsi="Calibri" w:cs="Calibri"/>
              </w:rPr>
            </w:pPr>
            <w:r w:rsidRPr="00C71D98">
              <w:rPr>
                <w:rFonts w:ascii="Calibri" w:eastAsia="Times New Roman" w:hAnsi="Calibri" w:cs="Calibri"/>
              </w:rPr>
              <w:t>Date &lt;15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3F1E50AD" w14:textId="5C49E13C" w:rsidR="00C71D98" w:rsidRDefault="00C71D98" w:rsidP="00C71D98">
            <w:pPr>
              <w:spacing w:before="9" w:after="0" w:line="240" w:lineRule="auto"/>
              <w:rPr>
                <w:rFonts w:ascii="Calibri" w:eastAsia="Times New Roman" w:hAnsi="Calibri" w:cs="Calibri"/>
              </w:rPr>
            </w:pPr>
            <w:r w:rsidRPr="00C71D98">
              <w:rPr>
                <w:rFonts w:ascii="Calibri" w:eastAsia="Times New Roman" w:hAnsi="Calibri" w:cs="Calibri"/>
              </w:rPr>
              <w:t>DD/MM/YY format</w:t>
            </w:r>
          </w:p>
        </w:tc>
      </w:tr>
      <w:tr w:rsidR="00C71D98" w14:paraId="6203ED58"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5D83F3CE" w14:textId="06B27C34" w:rsidR="00C71D98" w:rsidRPr="00C71D98" w:rsidRDefault="00C71D98" w:rsidP="009559B3">
            <w:pPr>
              <w:spacing w:before="7" w:after="0" w:line="240" w:lineRule="auto"/>
            </w:pPr>
            <w:r w:rsidRPr="00C71D98">
              <w:lastRenderedPageBreak/>
              <w:t>Maturity Date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2A2D1AA7" w14:textId="34BDD0CA" w:rsidR="00C71D98" w:rsidRPr="00C71D98" w:rsidRDefault="00C71D98" w:rsidP="00C71D98">
            <w:pPr>
              <w:spacing w:before="9" w:after="0" w:line="240" w:lineRule="auto"/>
              <w:jc w:val="center"/>
              <w:rPr>
                <w:rFonts w:ascii="Calibri" w:eastAsia="Times New Roman" w:hAnsi="Calibri" w:cs="Calibri"/>
              </w:rPr>
            </w:pPr>
            <w:r w:rsidRPr="00C71D98">
              <w:rPr>
                <w:rFonts w:ascii="Calibri" w:eastAsia="Times New Roman" w:hAnsi="Calibri" w:cs="Calibri"/>
              </w:rPr>
              <w:t>Date &lt;15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1F6432F7" w14:textId="44CE53ED" w:rsidR="00C71D98" w:rsidRPr="00C71D98" w:rsidRDefault="00C71D98" w:rsidP="00C71D98">
            <w:pPr>
              <w:spacing w:before="9" w:after="0" w:line="240" w:lineRule="auto"/>
              <w:rPr>
                <w:rFonts w:ascii="Calibri" w:eastAsia="Times New Roman" w:hAnsi="Calibri" w:cs="Calibri"/>
              </w:rPr>
            </w:pPr>
            <w:r w:rsidRPr="00C71D98">
              <w:rPr>
                <w:rFonts w:ascii="Calibri" w:eastAsia="Times New Roman" w:hAnsi="Calibri" w:cs="Calibri"/>
              </w:rPr>
              <w:t>DD/MM/YY format</w:t>
            </w:r>
          </w:p>
        </w:tc>
      </w:tr>
      <w:tr w:rsidR="0076373E" w14:paraId="606E74EA"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7144A3AB" w14:textId="12DDB8F3" w:rsidR="0076373E" w:rsidRPr="0076373E" w:rsidRDefault="0076373E" w:rsidP="0076373E">
            <w:pPr>
              <w:spacing w:before="7" w:after="0" w:line="240" w:lineRule="auto"/>
            </w:pPr>
            <w:r w:rsidRPr="0076373E">
              <w:t>Investment Amount</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7147C63D" w14:textId="54F269D2" w:rsidR="0076373E" w:rsidRPr="00C71D98" w:rsidRDefault="0076373E" w:rsidP="00C71D98">
            <w:pPr>
              <w:spacing w:before="9" w:after="0" w:line="240" w:lineRule="auto"/>
              <w:jc w:val="center"/>
              <w:rPr>
                <w:rFonts w:ascii="Calibri" w:eastAsia="Times New Roman" w:hAnsi="Calibri" w:cs="Calibri"/>
              </w:rPr>
            </w:pPr>
            <w:r>
              <w:rPr>
                <w:rFonts w:ascii="Calibri" w:eastAsia="Times New Roman" w:hAnsi="Calibri" w:cs="Calibri"/>
              </w:rPr>
              <w:t>1&lt;Integer</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698CFA62" w14:textId="5438706F" w:rsidR="0076373E" w:rsidRPr="00C71D98" w:rsidRDefault="0076373E" w:rsidP="00C71D98">
            <w:pPr>
              <w:spacing w:before="9" w:after="0" w:line="240" w:lineRule="auto"/>
              <w:rPr>
                <w:rFonts w:ascii="Calibri" w:eastAsia="Times New Roman" w:hAnsi="Calibri" w:cs="Calibri"/>
              </w:rPr>
            </w:pPr>
            <w:r>
              <w:rPr>
                <w:rFonts w:ascii="Calibri" w:eastAsia="Times New Roman" w:hAnsi="Calibri" w:cs="Calibri"/>
              </w:rPr>
              <w:t>Validation for non-negative integers</w:t>
            </w:r>
          </w:p>
        </w:tc>
      </w:tr>
      <w:tr w:rsidR="0076373E" w14:paraId="089021F5"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2E4C74E2" w14:textId="77F07B94" w:rsidR="0076373E" w:rsidRPr="00C71D98" w:rsidRDefault="0076373E" w:rsidP="009559B3">
            <w:pPr>
              <w:spacing w:before="7" w:after="0" w:line="240" w:lineRule="auto"/>
            </w:pPr>
            <w:r w:rsidRPr="0076373E">
              <w:t>Investment ID</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462CDAAB" w14:textId="08535F86" w:rsidR="0076373E" w:rsidRPr="00C71D98" w:rsidRDefault="0076373E" w:rsidP="00C71D98">
            <w:pPr>
              <w:spacing w:before="9" w:after="0" w:line="240" w:lineRule="auto"/>
              <w:jc w:val="center"/>
              <w:rPr>
                <w:rFonts w:ascii="Calibri" w:eastAsia="Times New Roman" w:hAnsi="Calibri" w:cs="Calibri"/>
              </w:rPr>
            </w:pPr>
            <w:r>
              <w:rPr>
                <w:rFonts w:ascii="Calibri" w:eastAsia="Times New Roman" w:hAnsi="Calibri" w:cs="Calibri"/>
              </w:rPr>
              <w:t>Text &lt;20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41CDA06C" w14:textId="4853E98E" w:rsidR="0076373E" w:rsidRPr="00C71D98" w:rsidRDefault="0076373E" w:rsidP="00C71D98">
            <w:pPr>
              <w:spacing w:before="9" w:after="0" w:line="240" w:lineRule="auto"/>
              <w:rPr>
                <w:rFonts w:ascii="Calibri" w:eastAsia="Times New Roman" w:hAnsi="Calibri" w:cs="Calibri"/>
              </w:rPr>
            </w:pPr>
            <w:r>
              <w:rPr>
                <w:rFonts w:ascii="Calibri" w:eastAsia="Times New Roman" w:hAnsi="Calibri" w:cs="Calibri"/>
              </w:rPr>
              <w:t>Validation for existence and its status</w:t>
            </w:r>
          </w:p>
        </w:tc>
      </w:tr>
    </w:tbl>
    <w:p w14:paraId="2C6F1BD4" w14:textId="77777777" w:rsidR="00F61ED8" w:rsidRDefault="00F61ED8" w:rsidP="00F61ED8">
      <w:pPr>
        <w:pBdr>
          <w:bottom w:val="single" w:sz="12" w:space="1" w:color="auto"/>
        </w:pBdr>
        <w:spacing w:after="0" w:line="228" w:lineRule="auto"/>
      </w:pPr>
    </w:p>
    <w:p w14:paraId="2373ED93" w14:textId="77777777" w:rsidR="00742ABD" w:rsidRPr="00742ABD" w:rsidRDefault="00742ABD" w:rsidP="00742ABD">
      <w:pPr>
        <w:tabs>
          <w:tab w:val="left" w:pos="720"/>
        </w:tabs>
        <w:spacing w:before="100" w:beforeAutospacing="1" w:after="120" w:line="240" w:lineRule="auto"/>
        <w:rPr>
          <w:rFonts w:eastAsia="Times New Roman" w:cstheme="minorHAnsi"/>
          <w:b/>
          <w:bCs/>
          <w:color w:val="1F3864"/>
          <w:sz w:val="28"/>
          <w:szCs w:val="28"/>
        </w:rPr>
      </w:pPr>
    </w:p>
    <w:p w14:paraId="67548817" w14:textId="0794D7AD" w:rsidR="00C71D98" w:rsidRDefault="00C71D98" w:rsidP="00C71D98">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#6</w:t>
      </w:r>
    </w:p>
    <w:p w14:paraId="30F5D96F" w14:textId="77777777" w:rsidR="00C71D98" w:rsidRDefault="00C71D98" w:rsidP="00C71D98">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C71D98" w14:paraId="041E855B"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2A3538F" w14:textId="77777777" w:rsidR="00C71D98" w:rsidRDefault="00C71D98" w:rsidP="00CC3BA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EC985CB" w14:textId="57AC53A8" w:rsidR="00C71D98" w:rsidRDefault="00C71D98" w:rsidP="00CC3BA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6628B">
              <w:rPr>
                <w:rFonts w:ascii="Calibri" w:eastAsia="Times New Roman" w:hAnsi="Calibri" w:cs="Calibri"/>
                <w:color w:val="000000"/>
                <w:sz w:val="24"/>
                <w:szCs w:val="24"/>
                <w:lang w:bidi="ar-EG"/>
              </w:rPr>
              <w:t>6</w:t>
            </w:r>
          </w:p>
        </w:tc>
      </w:tr>
      <w:tr w:rsidR="00C71D98" w14:paraId="7F7D4DE4"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EEA7E9" w14:textId="77777777" w:rsidR="00C71D98" w:rsidRDefault="00C71D98" w:rsidP="00CC3BA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BAC63CB" w14:textId="41603010" w:rsidR="00C71D98" w:rsidRDefault="003506EB" w:rsidP="00CC3BA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Suggestion for enlargement </w:t>
            </w:r>
          </w:p>
        </w:tc>
      </w:tr>
      <w:tr w:rsidR="00C71D98" w14:paraId="1C75D93E"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05221A4B" w14:textId="77777777" w:rsidR="00C71D98" w:rsidRDefault="00C71D98" w:rsidP="00CC3BA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8576978" w14:textId="29DE3547" w:rsidR="00C71D98" w:rsidRDefault="0056628B" w:rsidP="00CC3BA6">
            <w:pPr>
              <w:spacing w:after="0" w:line="264" w:lineRule="auto"/>
            </w:pPr>
            <w:r>
              <w:t xml:space="preserve"> Investor</w:t>
            </w:r>
          </w:p>
        </w:tc>
      </w:tr>
      <w:tr w:rsidR="00C71D98" w14:paraId="548A3DF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701BDF49" w14:textId="77777777" w:rsidR="00C71D98" w:rsidRDefault="00C71D98" w:rsidP="00CC3BA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851E376" w14:textId="0ADA1B34" w:rsidR="00C71D98" w:rsidRDefault="00C71D98" w:rsidP="00CC3BA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56628B">
              <w:rPr>
                <w:rFonts w:ascii="Arial" w:eastAsia="Times New Roman" w:hAnsi="Arial" w:cs="Arial"/>
                <w:color w:val="000000"/>
              </w:rPr>
              <w:t>n investor</w:t>
            </w:r>
          </w:p>
          <w:p w14:paraId="78900E17" w14:textId="4286B7E9" w:rsidR="00C71D98" w:rsidRDefault="00C71D98" w:rsidP="00CC3BA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w:t>
            </w:r>
            <w:r w:rsidR="003506EB">
              <w:rPr>
                <w:rFonts w:ascii="Arial" w:eastAsia="Times New Roman" w:hAnsi="Arial" w:cs="Arial"/>
                <w:color w:val="000000"/>
              </w:rPr>
              <w:t>to have some suggestions for enlargement</w:t>
            </w:r>
          </w:p>
          <w:p w14:paraId="49797BAB" w14:textId="01F82F99" w:rsidR="00C71D98" w:rsidRDefault="00C71D98" w:rsidP="00CC3BA6">
            <w:pPr>
              <w:bidi/>
              <w:spacing w:after="60" w:line="264" w:lineRule="auto"/>
              <w:jc w:val="right"/>
              <w:rPr>
                <w:rFonts w:ascii="Arial" w:eastAsia="Times New Roman" w:hAnsi="Arial" w:cs="Arial"/>
                <w:color w:val="000000"/>
                <w:rtl/>
              </w:rPr>
            </w:pPr>
            <w:r>
              <w:rPr>
                <w:rFonts w:ascii="Arial" w:eastAsia="Times New Roman" w:hAnsi="Arial" w:cs="Arial"/>
                <w:b/>
                <w:bCs/>
                <w:color w:val="000000"/>
              </w:rPr>
              <w:t>So</w:t>
            </w:r>
            <w:r w:rsidR="0056628B">
              <w:rPr>
                <w:rFonts w:ascii="Arial" w:eastAsia="Times New Roman" w:hAnsi="Arial" w:cs="Arial"/>
                <w:b/>
                <w:bCs/>
                <w:color w:val="000000"/>
              </w:rPr>
              <w:t xml:space="preserve"> that </w:t>
            </w:r>
            <w:r w:rsidR="003506EB" w:rsidRPr="003506EB">
              <w:rPr>
                <w:rFonts w:ascii="Arial" w:eastAsia="Times New Roman" w:hAnsi="Arial" w:cs="Arial"/>
                <w:color w:val="000000"/>
              </w:rPr>
              <w:t>will help me to take decisions</w:t>
            </w:r>
          </w:p>
        </w:tc>
      </w:tr>
      <w:tr w:rsidR="00C71D98" w14:paraId="5319F12E"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567712D4" w14:textId="77777777" w:rsidR="00C71D98" w:rsidRDefault="00C71D98" w:rsidP="00CC3BA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311A2569" w14:textId="77777777" w:rsidR="00C71D98" w:rsidRDefault="00C71D98" w:rsidP="00CC3BA6">
            <w:pPr>
              <w:spacing w:before="2" w:after="0" w:line="240" w:lineRule="auto"/>
              <w:rPr>
                <w:rFonts w:ascii="Bahnschrift Light Condensed" w:eastAsia="Times New Roman" w:hAnsi="Bahnschrift Light Condensed" w:cs="Calibri"/>
                <w:color w:val="000000"/>
                <w:sz w:val="24"/>
                <w:szCs w:val="24"/>
              </w:rPr>
            </w:pPr>
          </w:p>
        </w:tc>
      </w:tr>
      <w:tr w:rsidR="00C71D98" w14:paraId="1D191385"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254648DB" w14:textId="77777777" w:rsidR="00C71D98" w:rsidRDefault="00C71D98" w:rsidP="00CC3BA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465B68E" w14:textId="77777777" w:rsidR="00C71D98" w:rsidRDefault="00C71D98" w:rsidP="00CC3BA6">
            <w:pPr>
              <w:spacing w:before="2" w:after="0" w:line="240" w:lineRule="auto"/>
              <w:rPr>
                <w:rFonts w:ascii="Bahnschrift Light Condensed" w:eastAsia="Times New Roman" w:hAnsi="Bahnschrift Light Condensed" w:cs="Calibri"/>
                <w:color w:val="000000"/>
                <w:sz w:val="24"/>
                <w:szCs w:val="24"/>
              </w:rPr>
            </w:pPr>
          </w:p>
        </w:tc>
      </w:tr>
      <w:tr w:rsidR="00C71D98" w14:paraId="18F6CF4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60E960D" w14:textId="77777777" w:rsidR="00C71D98" w:rsidRDefault="00C71D98" w:rsidP="00CC3BA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76009E8" w14:textId="655BCA92" w:rsidR="00C71D98" w:rsidRDefault="00C71D98" w:rsidP="00CC3BA6">
            <w:pPr>
              <w:spacing w:after="60"/>
              <w:rPr>
                <w:rFonts w:ascii="Arial" w:eastAsia="Times New Roman" w:hAnsi="Arial" w:cs="Arial"/>
                <w:b/>
                <w:bCs/>
                <w:color w:val="000000"/>
              </w:rPr>
            </w:pPr>
            <w:r>
              <w:rPr>
                <w:rFonts w:ascii="Arial" w:eastAsia="Times New Roman" w:hAnsi="Arial" w:cs="Arial"/>
                <w:b/>
                <w:bCs/>
                <w:color w:val="000000"/>
              </w:rPr>
              <w:t xml:space="preserve">Given </w:t>
            </w:r>
            <w:r w:rsidR="0056628B">
              <w:rPr>
                <w:rFonts w:ascii="Arial" w:eastAsia="Times New Roman" w:hAnsi="Arial" w:cs="Arial"/>
                <w:color w:val="000000"/>
              </w:rPr>
              <w:t xml:space="preserve">I want to </w:t>
            </w:r>
            <w:r w:rsidR="003506EB">
              <w:rPr>
                <w:rFonts w:ascii="Arial" w:eastAsia="Times New Roman" w:hAnsi="Arial" w:cs="Arial"/>
                <w:color w:val="000000"/>
              </w:rPr>
              <w:t>have some suggestions</w:t>
            </w:r>
          </w:p>
          <w:p w14:paraId="7975FC8C" w14:textId="0D1ECF96" w:rsidR="0056628B" w:rsidRDefault="00C71D98" w:rsidP="0056628B">
            <w:pPr>
              <w:spacing w:after="60"/>
              <w:rPr>
                <w:rFonts w:ascii="Arial" w:eastAsia="Times New Roman" w:hAnsi="Arial" w:cs="Arial"/>
                <w:b/>
                <w:bCs/>
                <w:color w:val="000000"/>
              </w:rPr>
            </w:pPr>
            <w:r>
              <w:rPr>
                <w:rFonts w:ascii="Arial" w:eastAsia="Times New Roman" w:hAnsi="Arial" w:cs="Arial"/>
                <w:b/>
                <w:bCs/>
                <w:color w:val="000000"/>
              </w:rPr>
              <w:t xml:space="preserve">When </w:t>
            </w:r>
            <w:r w:rsidR="0056628B" w:rsidRPr="0056628B">
              <w:rPr>
                <w:rFonts w:ascii="Arial" w:eastAsia="Times New Roman" w:hAnsi="Arial" w:cs="Arial"/>
                <w:color w:val="000000"/>
              </w:rPr>
              <w:t xml:space="preserve">I </w:t>
            </w:r>
            <w:r w:rsidR="003506EB" w:rsidRPr="0056628B">
              <w:rPr>
                <w:rFonts w:ascii="Arial" w:eastAsia="Times New Roman" w:hAnsi="Arial" w:cs="Arial"/>
                <w:color w:val="000000"/>
              </w:rPr>
              <w:t>clicked</w:t>
            </w:r>
            <w:r w:rsidR="0056628B" w:rsidRPr="0056628B">
              <w:rPr>
                <w:rFonts w:ascii="Arial" w:eastAsia="Times New Roman" w:hAnsi="Arial" w:cs="Arial"/>
                <w:color w:val="000000"/>
              </w:rPr>
              <w:t xml:space="preserve"> the button </w:t>
            </w:r>
            <w:r w:rsidR="003506EB">
              <w:rPr>
                <w:rFonts w:ascii="Arial" w:eastAsia="Times New Roman" w:hAnsi="Arial" w:cs="Arial"/>
                <w:color w:val="000000"/>
              </w:rPr>
              <w:t>for suggesting for enlargements</w:t>
            </w:r>
          </w:p>
          <w:p w14:paraId="675091D0" w14:textId="7FD08DFC" w:rsidR="00C71D98" w:rsidRDefault="00C71D98" w:rsidP="00CC3BA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3506EB">
              <w:rPr>
                <w:rFonts w:ascii="Arial" w:eastAsia="Times New Roman" w:hAnsi="Arial" w:cs="Arial"/>
                <w:color w:val="000000"/>
              </w:rPr>
              <w:t xml:space="preserve">shows me a list for which investment I need suggestions for. </w:t>
            </w:r>
            <w:r w:rsidR="0056628B">
              <w:rPr>
                <w:rFonts w:ascii="Arial" w:eastAsia="Times New Roman" w:hAnsi="Arial" w:cs="Arial"/>
                <w:color w:val="000000"/>
              </w:rPr>
              <w:t xml:space="preserve"> </w:t>
            </w:r>
          </w:p>
        </w:tc>
      </w:tr>
    </w:tbl>
    <w:p w14:paraId="79A9DBD8" w14:textId="77777777" w:rsidR="0056628B" w:rsidRDefault="0056628B" w:rsidP="00742ABD">
      <w:pPr>
        <w:tabs>
          <w:tab w:val="left" w:pos="720"/>
        </w:tabs>
        <w:spacing w:before="100" w:beforeAutospacing="1" w:after="120" w:line="240" w:lineRule="auto"/>
        <w:rPr>
          <w:rFonts w:eastAsia="Times New Roman" w:cstheme="minorHAnsi"/>
          <w:color w:val="000000"/>
          <w:sz w:val="28"/>
          <w:szCs w:val="28"/>
        </w:rPr>
      </w:pPr>
    </w:p>
    <w:p w14:paraId="4F79994C" w14:textId="15A1C25B" w:rsidR="00C71D98" w:rsidRDefault="00C71D98" w:rsidP="00C71D98">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6FAEAA7" w14:textId="77777777" w:rsidR="00C71D98" w:rsidRDefault="00C71D98" w:rsidP="00C71D98">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71D98" w14:paraId="6F8F6156"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308CDAD" w14:textId="77777777" w:rsidR="00C71D98" w:rsidRDefault="00C71D98" w:rsidP="00CC3BA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3C74AD9" w14:textId="77777777" w:rsidR="00C71D98" w:rsidRDefault="00C71D98" w:rsidP="00CC3BA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71D98" w14:paraId="0948EFC9"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4DA867" w14:textId="06A449CE" w:rsidR="00C71D98" w:rsidRPr="0056628B" w:rsidRDefault="00752368" w:rsidP="0056628B">
            <w:pPr>
              <w:pStyle w:val="ListParagraph"/>
              <w:numPr>
                <w:ilvl w:val="0"/>
                <w:numId w:val="25"/>
              </w:numPr>
              <w:spacing w:after="0"/>
            </w:pPr>
            <w:r>
              <w:t>user chooses the option suggestions for enlarging the investment</w:t>
            </w:r>
          </w:p>
        </w:tc>
        <w:tc>
          <w:tcPr>
            <w:tcW w:w="4237" w:type="dxa"/>
            <w:tcBorders>
              <w:top w:val="nil"/>
              <w:left w:val="nil"/>
              <w:bottom w:val="single" w:sz="18" w:space="0" w:color="FFFFFF"/>
              <w:right w:val="single" w:sz="18" w:space="0" w:color="FFFFFF"/>
            </w:tcBorders>
            <w:shd w:val="clear" w:color="auto" w:fill="DAEEF3" w:themeFill="accent5" w:themeFillTint="33"/>
          </w:tcPr>
          <w:p w14:paraId="6A42371B" w14:textId="77777777" w:rsidR="00C71D98" w:rsidRDefault="00C71D98" w:rsidP="00CC3BA6">
            <w:pPr>
              <w:spacing w:after="0"/>
            </w:pPr>
          </w:p>
        </w:tc>
      </w:tr>
      <w:tr w:rsidR="00C71D98" w14:paraId="39E070C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23B7DA" w14:textId="77777777" w:rsidR="00C71D98" w:rsidRDefault="00C71D98"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9191F62" w14:textId="2C163747" w:rsidR="003506EB" w:rsidRDefault="00752368" w:rsidP="003506EB">
            <w:pPr>
              <w:spacing w:after="0"/>
            </w:pPr>
            <w:r>
              <w:t>2</w:t>
            </w:r>
            <w:r w:rsidR="00C71D98">
              <w:t xml:space="preserve">- System </w:t>
            </w:r>
            <w:r w:rsidR="003506EB">
              <w:t xml:space="preserve">shows </w:t>
            </w:r>
            <w:r>
              <w:t>a list to choose which one</w:t>
            </w:r>
            <w:r w:rsidR="00396D16">
              <w:t xml:space="preserve"> of your investments</w:t>
            </w:r>
            <w:r>
              <w:t xml:space="preserve"> you want suggestion for or </w:t>
            </w:r>
            <w:r w:rsidR="00396D16">
              <w:t>for</w:t>
            </w:r>
            <w:r>
              <w:t xml:space="preserve"> general </w:t>
            </w:r>
          </w:p>
          <w:p w14:paraId="7F2497CC" w14:textId="12CF33CD" w:rsidR="00C71D98" w:rsidRDefault="00C71D98" w:rsidP="003506EB">
            <w:pPr>
              <w:spacing w:after="0"/>
            </w:pPr>
          </w:p>
        </w:tc>
      </w:tr>
      <w:tr w:rsidR="00C71D98" w14:paraId="2BE2B16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252A1DC" w14:textId="08BF6974" w:rsidR="00C71D98" w:rsidRDefault="00752368" w:rsidP="00752368">
            <w:pPr>
              <w:spacing w:after="0"/>
            </w:pPr>
            <w:r>
              <w:t>3</w:t>
            </w:r>
            <w:r w:rsidR="00C71D98">
              <w:t>- User Select</w:t>
            </w:r>
            <w:r>
              <w:t xml:space="preserve"> from</w:t>
            </w:r>
            <w:r w:rsidR="00C71D98">
              <w:t xml:space="preserve"> the list</w:t>
            </w:r>
            <w:r>
              <w:t xml:space="preserve"> whether something specific or in general</w:t>
            </w:r>
          </w:p>
        </w:tc>
        <w:tc>
          <w:tcPr>
            <w:tcW w:w="4237" w:type="dxa"/>
            <w:tcBorders>
              <w:top w:val="nil"/>
              <w:left w:val="nil"/>
              <w:bottom w:val="single" w:sz="18" w:space="0" w:color="FFFFFF"/>
              <w:right w:val="single" w:sz="18" w:space="0" w:color="FFFFFF"/>
            </w:tcBorders>
            <w:shd w:val="clear" w:color="auto" w:fill="DAEEF3" w:themeFill="accent5" w:themeFillTint="33"/>
          </w:tcPr>
          <w:p w14:paraId="67185787" w14:textId="77777777" w:rsidR="00C71D98" w:rsidRDefault="00C71D98" w:rsidP="00CC3BA6">
            <w:pPr>
              <w:spacing w:after="0"/>
            </w:pPr>
          </w:p>
        </w:tc>
      </w:tr>
      <w:tr w:rsidR="00C71D98" w14:paraId="1C3F7F1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BBC030" w14:textId="77777777" w:rsidR="00C71D98" w:rsidRDefault="00C71D98"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EBB4C32" w14:textId="591A39D5" w:rsidR="00752368" w:rsidRDefault="00752368" w:rsidP="00CC3BA6">
            <w:pPr>
              <w:spacing w:after="0"/>
            </w:pPr>
            <w:r>
              <w:t>4</w:t>
            </w:r>
            <w:r w:rsidR="00C71D98">
              <w:t xml:space="preserve">- </w:t>
            </w:r>
            <w:r>
              <w:t xml:space="preserve">System gives some suggestions for the chosen one </w:t>
            </w:r>
          </w:p>
          <w:p w14:paraId="67C8C521" w14:textId="2247F73F" w:rsidR="00C71D98" w:rsidRDefault="00752368" w:rsidP="00CC3BA6">
            <w:pPr>
              <w:spacing w:after="0"/>
            </w:pPr>
            <w:r>
              <w:t xml:space="preserve">5-Asking for </w:t>
            </w:r>
            <w:r w:rsidR="00396D16">
              <w:t>implementation</w:t>
            </w:r>
            <w:r>
              <w:t xml:space="preserve"> that and track it or not</w:t>
            </w:r>
          </w:p>
        </w:tc>
      </w:tr>
      <w:tr w:rsidR="00C71D98" w14:paraId="39E6D86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4AFAA796" w14:textId="685C35C1" w:rsidR="00C71D98" w:rsidRDefault="00752368" w:rsidP="00752368">
            <w:pPr>
              <w:spacing w:before="2" w:after="0" w:line="240" w:lineRule="auto"/>
              <w:rPr>
                <w:rFonts w:eastAsia="Times New Roman" w:cstheme="minorHAnsi"/>
                <w:color w:val="000000"/>
                <w:sz w:val="24"/>
                <w:szCs w:val="24"/>
              </w:rPr>
            </w:pPr>
            <w:r>
              <w:rPr>
                <w:rFonts w:eastAsia="Times New Roman" w:cstheme="minorHAnsi"/>
                <w:color w:val="000000"/>
                <w:sz w:val="24"/>
                <w:szCs w:val="24"/>
              </w:rPr>
              <w:t>6</w:t>
            </w:r>
            <w:proofErr w:type="gramStart"/>
            <w:r>
              <w:rPr>
                <w:rFonts w:eastAsia="Times New Roman" w:cstheme="minorHAnsi"/>
                <w:color w:val="000000"/>
                <w:sz w:val="24"/>
                <w:szCs w:val="24"/>
              </w:rPr>
              <w:t xml:space="preserve">- </w:t>
            </w:r>
            <w:r w:rsidR="00BB36DA">
              <w:rPr>
                <w:rFonts w:eastAsia="Times New Roman" w:cstheme="minorHAnsi"/>
                <w:color w:val="000000"/>
                <w:sz w:val="24"/>
                <w:szCs w:val="24"/>
              </w:rPr>
              <w:t xml:space="preserve"> The</w:t>
            </w:r>
            <w:proofErr w:type="gramEnd"/>
            <w:r w:rsidR="00BB36DA">
              <w:rPr>
                <w:rFonts w:eastAsia="Times New Roman" w:cstheme="minorHAnsi"/>
                <w:color w:val="000000"/>
                <w:sz w:val="24"/>
                <w:szCs w:val="24"/>
              </w:rPr>
              <w:t xml:space="preserve"> user answers the question whether to </w:t>
            </w:r>
            <w:r w:rsidR="00396D16">
              <w:rPr>
                <w:rFonts w:eastAsia="Times New Roman" w:cstheme="minorHAnsi"/>
                <w:color w:val="000000"/>
                <w:sz w:val="24"/>
                <w:szCs w:val="24"/>
              </w:rPr>
              <w:t>implement it</w:t>
            </w:r>
            <w:r w:rsidR="00BB36DA">
              <w:rPr>
                <w:rFonts w:eastAsia="Times New Roman" w:cstheme="minorHAnsi"/>
                <w:color w:val="000000"/>
                <w:sz w:val="24"/>
                <w:szCs w:val="24"/>
              </w:rPr>
              <w:t xml:space="preserve"> </w:t>
            </w:r>
            <w:r w:rsidR="00396D16">
              <w:rPr>
                <w:rFonts w:eastAsia="Times New Roman" w:cstheme="minorHAnsi"/>
                <w:color w:val="000000"/>
                <w:sz w:val="24"/>
                <w:szCs w:val="24"/>
              </w:rPr>
              <w:t xml:space="preserve">and track it </w:t>
            </w:r>
            <w:r w:rsidR="00BB36DA">
              <w:rPr>
                <w:rFonts w:eastAsia="Times New Roman" w:cstheme="minorHAnsi"/>
                <w:color w:val="000000"/>
                <w:sz w:val="24"/>
                <w:szCs w:val="24"/>
              </w:rPr>
              <w:t xml:space="preserve">or not </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CFBFB5D" w14:textId="77777777" w:rsidR="00C71D98" w:rsidRDefault="00C71D98" w:rsidP="00CC3BA6">
            <w:pPr>
              <w:spacing w:after="0" w:line="240" w:lineRule="auto"/>
              <w:rPr>
                <w:rFonts w:eastAsia="Times New Roman" w:cstheme="minorHAnsi"/>
                <w:color w:val="000000"/>
                <w:sz w:val="24"/>
                <w:szCs w:val="24"/>
              </w:rPr>
            </w:pPr>
          </w:p>
        </w:tc>
      </w:tr>
    </w:tbl>
    <w:p w14:paraId="5DAC779A" w14:textId="77777777" w:rsidR="00C71D98" w:rsidRDefault="00C71D98" w:rsidP="00C71D98">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p w14:paraId="453FAF4D" w14:textId="5A18B854" w:rsidR="00BB36DA" w:rsidRPr="00BB36DA" w:rsidRDefault="00BB36DA" w:rsidP="00C71D98">
      <w:pPr>
        <w:spacing w:before="120" w:after="80" w:line="240" w:lineRule="auto"/>
        <w:ind w:left="720"/>
        <w:rPr>
          <w:rFonts w:eastAsia="Times New Roman" w:cstheme="minorHAnsi"/>
          <w:b/>
          <w:bCs/>
          <w:color w:val="000000" w:themeColor="text1"/>
          <w:sz w:val="26"/>
          <w:szCs w:val="26"/>
        </w:rPr>
      </w:pPr>
      <w:r>
        <w:rPr>
          <w:rFonts w:eastAsia="Times New Roman" w:cstheme="minorHAnsi"/>
          <w:color w:val="1F3864"/>
          <w:sz w:val="26"/>
          <w:szCs w:val="26"/>
        </w:rPr>
        <w:t xml:space="preserve">  </w:t>
      </w:r>
      <w:r w:rsidRPr="00BB36DA">
        <w:rPr>
          <w:rFonts w:eastAsia="Times New Roman" w:cstheme="minorHAnsi"/>
          <w:b/>
          <w:bCs/>
          <w:color w:val="000000" w:themeColor="text1"/>
          <w:sz w:val="26"/>
          <w:szCs w:val="26"/>
        </w:rPr>
        <w:t>There is no Exceptional Scenario</w:t>
      </w:r>
    </w:p>
    <w:p w14:paraId="11A96A5A" w14:textId="77777777" w:rsidR="00C71D98" w:rsidRDefault="00C71D98" w:rsidP="00C71D98">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62637AF" w14:textId="77777777" w:rsidR="007827B9" w:rsidRDefault="00EA7899" w:rsidP="007827B9">
      <w:pPr>
        <w:tabs>
          <w:tab w:val="left" w:pos="720"/>
        </w:tabs>
        <w:spacing w:before="100" w:beforeAutospacing="1" w:after="120" w:line="240" w:lineRule="auto"/>
        <w:ind w:left="714"/>
        <w:rPr>
          <w:rFonts w:eastAsia="Times New Roman" w:cstheme="minorHAnsi"/>
          <w:b/>
          <w:bCs/>
          <w:color w:val="1F3864"/>
          <w:sz w:val="28"/>
          <w:szCs w:val="28"/>
        </w:rPr>
      </w:pPr>
      <w:r w:rsidRPr="00EA7899">
        <w:rPr>
          <w:b/>
          <w:bCs/>
          <w:noProof/>
          <w:color w:val="C00000"/>
        </w:rPr>
        <w:drawing>
          <wp:inline distT="0" distB="0" distL="0" distR="0" wp14:anchorId="5F4C26EE" wp14:editId="18B17166">
            <wp:extent cx="4861981" cy="3276884"/>
            <wp:effectExtent l="0" t="0" r="0" b="0"/>
            <wp:docPr id="179594009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0095" name="Picture 1" descr="A screenshot of a phone&#10;&#10;AI-generated content may be incorrect."/>
                    <pic:cNvPicPr/>
                  </pic:nvPicPr>
                  <pic:blipFill>
                    <a:blip r:embed="rId23"/>
                    <a:stretch>
                      <a:fillRect/>
                    </a:stretch>
                  </pic:blipFill>
                  <pic:spPr>
                    <a:xfrm>
                      <a:off x="0" y="0"/>
                      <a:ext cx="4861981" cy="3276884"/>
                    </a:xfrm>
                    <a:prstGeom prst="rect">
                      <a:avLst/>
                    </a:prstGeom>
                  </pic:spPr>
                </pic:pic>
              </a:graphicData>
            </a:graphic>
          </wp:inline>
        </w:drawing>
      </w:r>
    </w:p>
    <w:p w14:paraId="79095347" w14:textId="77777777" w:rsidR="007827B9" w:rsidRDefault="007827B9" w:rsidP="007827B9">
      <w:pPr>
        <w:tabs>
          <w:tab w:val="left" w:pos="720"/>
        </w:tabs>
        <w:spacing w:before="100" w:beforeAutospacing="1" w:after="120" w:line="240" w:lineRule="auto"/>
        <w:ind w:left="714"/>
        <w:rPr>
          <w:rFonts w:eastAsia="Times New Roman" w:cstheme="minorHAnsi"/>
          <w:b/>
          <w:bCs/>
          <w:color w:val="1F3864"/>
          <w:sz w:val="28"/>
          <w:szCs w:val="28"/>
        </w:rPr>
      </w:pPr>
    </w:p>
    <w:p w14:paraId="32CC1613" w14:textId="507F0891" w:rsidR="00C71D98" w:rsidRPr="007827B9" w:rsidRDefault="007827B9" w:rsidP="007827B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 xml:space="preserve">Data </w:t>
      </w:r>
      <w:r w:rsidR="00C71D98" w:rsidRPr="007827B9">
        <w:rPr>
          <w:rFonts w:eastAsia="Times New Roman" w:cstheme="minorHAnsi"/>
          <w:b/>
          <w:bCs/>
          <w:color w:val="1F3864"/>
          <w:sz w:val="28"/>
          <w:szCs w:val="28"/>
        </w:rPr>
        <w:t>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71D98" w14:paraId="0DB61DA8" w14:textId="77777777" w:rsidTr="00CC3BA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A77A44D" w14:textId="77777777" w:rsidR="00C71D98" w:rsidRDefault="00C71D98" w:rsidP="00CC3BA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AE7102A" w14:textId="77777777" w:rsidR="00C71D98" w:rsidRDefault="00C71D98" w:rsidP="00CC3BA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63EE34" w14:textId="77777777" w:rsidR="00C71D98" w:rsidRDefault="00C71D98" w:rsidP="00CC3BA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C71D98" w14:paraId="56222DD5"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1E9C6490" w14:textId="33C372B1" w:rsidR="00C71D98" w:rsidRDefault="00BB36DA" w:rsidP="00CC3BA6">
            <w:pPr>
              <w:spacing w:after="0" w:line="240" w:lineRule="auto"/>
              <w:ind w:left="141"/>
              <w:rPr>
                <w:rFonts w:ascii="Calibri" w:eastAsia="Times New Roman" w:hAnsi="Calibri" w:cs="Calibri"/>
              </w:rPr>
            </w:pPr>
            <w:r>
              <w:rPr>
                <w:rFonts w:ascii="Calibri" w:eastAsia="Times New Roman" w:hAnsi="Calibri" w:cs="Calibri"/>
              </w:rPr>
              <w:t>Specified investment or general</w:t>
            </w:r>
          </w:p>
        </w:tc>
        <w:tc>
          <w:tcPr>
            <w:tcW w:w="2551" w:type="dxa"/>
            <w:tcBorders>
              <w:top w:val="nil"/>
              <w:left w:val="nil"/>
              <w:bottom w:val="single" w:sz="18" w:space="0" w:color="FFFFFF"/>
              <w:right w:val="single" w:sz="18" w:space="0" w:color="FFFFFF"/>
            </w:tcBorders>
            <w:shd w:val="clear" w:color="auto" w:fill="C9F1FF"/>
            <w:vAlign w:val="center"/>
          </w:tcPr>
          <w:p w14:paraId="70CABA6E" w14:textId="0C73A984" w:rsidR="00C71D98" w:rsidRDefault="00BB36DA" w:rsidP="00CC3BA6">
            <w:pPr>
              <w:spacing w:after="0" w:line="240" w:lineRule="auto"/>
              <w:ind w:left="293" w:right="292"/>
              <w:jc w:val="cente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2C5F1129" w14:textId="235E2599" w:rsidR="00C71D98" w:rsidRDefault="00BB36DA" w:rsidP="00CC3BA6">
            <w:pPr>
              <w:spacing w:before="9" w:after="0" w:line="240" w:lineRule="auto"/>
              <w:rPr>
                <w:rFonts w:ascii="Calibri" w:eastAsia="Times New Roman" w:hAnsi="Calibri" w:cs="Calibri"/>
              </w:rPr>
            </w:pPr>
            <w:r>
              <w:rPr>
                <w:rFonts w:ascii="Calibri" w:eastAsia="Times New Roman" w:hAnsi="Calibri" w:cs="Calibri"/>
              </w:rPr>
              <w:t xml:space="preserve"> </w:t>
            </w:r>
            <w:r w:rsidR="003E5E28">
              <w:rPr>
                <w:rFonts w:ascii="Calibri" w:eastAsia="Times New Roman" w:hAnsi="Calibri" w:cs="Calibri"/>
              </w:rPr>
              <w:t>No validation</w:t>
            </w:r>
          </w:p>
        </w:tc>
      </w:tr>
      <w:tr w:rsidR="00C71D98" w14:paraId="60ED1562" w14:textId="77777777" w:rsidTr="007827B9">
        <w:tc>
          <w:tcPr>
            <w:tcW w:w="2688" w:type="dxa"/>
            <w:tcBorders>
              <w:top w:val="nil"/>
              <w:left w:val="single" w:sz="18" w:space="0" w:color="FFFFFF"/>
              <w:bottom w:val="nil"/>
              <w:right w:val="single" w:sz="18" w:space="0" w:color="FFFFFF"/>
            </w:tcBorders>
            <w:shd w:val="clear" w:color="auto" w:fill="C9F1FF"/>
            <w:vAlign w:val="center"/>
          </w:tcPr>
          <w:p w14:paraId="78451958" w14:textId="55860279" w:rsidR="00C71D98" w:rsidRDefault="00396D16" w:rsidP="00CC3BA6">
            <w:pPr>
              <w:spacing w:before="7" w:after="0" w:line="240" w:lineRule="auto"/>
              <w:rPr>
                <w:rFonts w:ascii="Calibri" w:eastAsia="Times New Roman" w:hAnsi="Calibri" w:cs="Calibri"/>
              </w:rPr>
            </w:pPr>
            <w:r>
              <w:rPr>
                <w:rFonts w:ascii="Calibri" w:eastAsia="Times New Roman" w:hAnsi="Calibri" w:cs="Calibri"/>
              </w:rPr>
              <w:t xml:space="preserve">   </w:t>
            </w:r>
            <w:r w:rsidR="00BB36DA">
              <w:rPr>
                <w:rFonts w:ascii="Calibri" w:eastAsia="Times New Roman" w:hAnsi="Calibri" w:cs="Calibri"/>
              </w:rPr>
              <w:t>Answer for yes or no</w:t>
            </w:r>
          </w:p>
        </w:tc>
        <w:tc>
          <w:tcPr>
            <w:tcW w:w="2551" w:type="dxa"/>
            <w:tcBorders>
              <w:top w:val="nil"/>
              <w:left w:val="nil"/>
              <w:bottom w:val="nil"/>
              <w:right w:val="single" w:sz="18" w:space="0" w:color="FFFFFF"/>
            </w:tcBorders>
            <w:shd w:val="clear" w:color="auto" w:fill="C9F1FF"/>
            <w:vAlign w:val="center"/>
          </w:tcPr>
          <w:p w14:paraId="0DEA446D" w14:textId="0B38156A" w:rsidR="00C71D98" w:rsidRDefault="00BB36DA" w:rsidP="00CC3BA6">
            <w:pPr>
              <w:spacing w:before="9" w:after="0" w:line="240" w:lineRule="auto"/>
              <w:jc w:val="center"/>
              <w:rPr>
                <w:rFonts w:ascii="Calibri" w:eastAsia="Times New Roman" w:hAnsi="Calibri" w:cs="Calibri"/>
              </w:rPr>
            </w:pPr>
            <w:r>
              <w:rPr>
                <w:rFonts w:ascii="Calibri" w:eastAsia="Times New Roman" w:hAnsi="Calibri" w:cs="Calibri"/>
              </w:rPr>
              <w:t>Radio button</w:t>
            </w:r>
          </w:p>
        </w:tc>
        <w:tc>
          <w:tcPr>
            <w:tcW w:w="3686" w:type="dxa"/>
            <w:tcBorders>
              <w:top w:val="nil"/>
              <w:left w:val="nil"/>
              <w:bottom w:val="nil"/>
              <w:right w:val="single" w:sz="18" w:space="0" w:color="FFFFFF"/>
            </w:tcBorders>
            <w:shd w:val="clear" w:color="auto" w:fill="C9F1FF"/>
            <w:vAlign w:val="center"/>
          </w:tcPr>
          <w:p w14:paraId="6F4FBC06" w14:textId="61FC9DFE" w:rsidR="00C71D98" w:rsidRDefault="003E5E28" w:rsidP="00CC3BA6">
            <w:pPr>
              <w:spacing w:before="9" w:after="0" w:line="240" w:lineRule="auto"/>
              <w:rPr>
                <w:rFonts w:ascii="Calibri" w:eastAsia="Times New Roman" w:hAnsi="Calibri" w:cs="Calibri"/>
              </w:rPr>
            </w:pPr>
            <w:r>
              <w:rPr>
                <w:rFonts w:ascii="Calibri" w:eastAsia="Times New Roman" w:hAnsi="Calibri" w:cs="Calibri"/>
              </w:rPr>
              <w:t xml:space="preserve"> No validation</w:t>
            </w:r>
          </w:p>
        </w:tc>
      </w:tr>
      <w:tr w:rsidR="007827B9" w14:paraId="5DB7B030"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1271B5F6" w14:textId="77777777" w:rsidR="007827B9" w:rsidRDefault="007827B9" w:rsidP="00CC3BA6">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2F5E5418" w14:textId="77777777" w:rsidR="007827B9" w:rsidRDefault="007827B9" w:rsidP="00CC3BA6">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50CCD943" w14:textId="77777777" w:rsidR="007827B9" w:rsidRDefault="007827B9" w:rsidP="00CC3BA6">
            <w:pPr>
              <w:spacing w:before="9" w:after="0" w:line="240" w:lineRule="auto"/>
              <w:rPr>
                <w:rFonts w:ascii="Calibri" w:eastAsia="Times New Roman" w:hAnsi="Calibri" w:cs="Calibri"/>
              </w:rPr>
            </w:pPr>
          </w:p>
        </w:tc>
      </w:tr>
    </w:tbl>
    <w:p w14:paraId="6B47093A" w14:textId="62C38C4E" w:rsidR="00742ABD" w:rsidRPr="007827B9" w:rsidRDefault="007827B9" w:rsidP="007827B9">
      <w:pPr>
        <w:pStyle w:val="Heading2"/>
        <w:spacing w:before="120"/>
        <w:rPr>
          <w:color w:val="000000" w:themeColor="text1"/>
        </w:rPr>
      </w:pPr>
      <w:r w:rsidRPr="007827B9">
        <w:rPr>
          <w:color w:val="000000" w:themeColor="text1"/>
        </w:rPr>
        <w:t>____________________________________________________________________________________________</w:t>
      </w:r>
    </w:p>
    <w:p w14:paraId="18DBA4A5" w14:textId="67E3C72C" w:rsidR="00396D16" w:rsidRDefault="00396D16" w:rsidP="00396D1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#7</w:t>
      </w:r>
    </w:p>
    <w:p w14:paraId="3D480550" w14:textId="77777777" w:rsidR="00396D16" w:rsidRDefault="00396D16" w:rsidP="00396D1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96D16" w14:paraId="2462253C"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F00B0D2" w14:textId="77777777" w:rsidR="00396D16" w:rsidRDefault="00396D16" w:rsidP="00CC3BA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8C2B34" w14:textId="0A45EB00" w:rsidR="00396D16" w:rsidRDefault="00396D16" w:rsidP="00CC3BA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96D16" w14:paraId="29D023BA"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43B433D" w14:textId="77777777" w:rsidR="00396D16" w:rsidRDefault="00396D16" w:rsidP="00CC3BA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08F7033" w14:textId="259C4C76" w:rsidR="00396D16" w:rsidRDefault="00396D16" w:rsidP="00CC3BA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Setting target</w:t>
            </w:r>
          </w:p>
        </w:tc>
      </w:tr>
      <w:tr w:rsidR="00396D16" w14:paraId="169D16A5"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30F77030" w14:textId="77777777" w:rsidR="00396D16" w:rsidRDefault="00396D16" w:rsidP="00CC3BA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F979E35" w14:textId="195D924E" w:rsidR="00396D16" w:rsidRDefault="00396D16" w:rsidP="00CC3BA6">
            <w:pPr>
              <w:spacing w:after="0" w:line="264" w:lineRule="auto"/>
            </w:pPr>
            <w:r>
              <w:t xml:space="preserve">   Investor</w:t>
            </w:r>
          </w:p>
        </w:tc>
      </w:tr>
      <w:tr w:rsidR="00396D16" w14:paraId="5E3DC64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237A850B" w14:textId="77777777" w:rsidR="00396D16" w:rsidRDefault="00396D16" w:rsidP="00CC3BA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E4ECD51" w14:textId="77777777" w:rsidR="00396D16" w:rsidRDefault="00396D16" w:rsidP="00CC3BA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investor</w:t>
            </w:r>
          </w:p>
          <w:p w14:paraId="2027597F" w14:textId="59B8D19A" w:rsidR="00396D16" w:rsidRDefault="00396D16" w:rsidP="00CC3BA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to set a target for my investments</w:t>
            </w:r>
          </w:p>
          <w:p w14:paraId="20A1120A" w14:textId="7422A828" w:rsidR="00396D16" w:rsidRDefault="00396D16" w:rsidP="00CC3BA6">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that </w:t>
            </w:r>
            <w:r w:rsidRPr="003506EB">
              <w:rPr>
                <w:rFonts w:ascii="Arial" w:eastAsia="Times New Roman" w:hAnsi="Arial" w:cs="Arial"/>
                <w:color w:val="000000"/>
              </w:rPr>
              <w:t xml:space="preserve">will </w:t>
            </w:r>
            <w:r>
              <w:rPr>
                <w:rFonts w:ascii="Arial" w:eastAsia="Times New Roman" w:hAnsi="Arial" w:cs="Arial"/>
                <w:color w:val="000000"/>
              </w:rPr>
              <w:t xml:space="preserve">help me as </w:t>
            </w:r>
            <w:proofErr w:type="gramStart"/>
            <w:r>
              <w:rPr>
                <w:rFonts w:ascii="Arial" w:eastAsia="Times New Roman" w:hAnsi="Arial" w:cs="Arial"/>
                <w:color w:val="000000"/>
              </w:rPr>
              <w:t>reminder</w:t>
            </w:r>
            <w:proofErr w:type="gramEnd"/>
            <w:r>
              <w:rPr>
                <w:rFonts w:ascii="Arial" w:eastAsia="Times New Roman" w:hAnsi="Arial" w:cs="Arial"/>
                <w:color w:val="000000"/>
              </w:rPr>
              <w:t xml:space="preserve"> for achieving that target</w:t>
            </w:r>
          </w:p>
        </w:tc>
      </w:tr>
      <w:tr w:rsidR="00396D16" w14:paraId="299205E3"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02EB5D12" w14:textId="77777777" w:rsidR="00396D16" w:rsidRDefault="00396D16" w:rsidP="00CC3BA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A5E2A86" w14:textId="77777777" w:rsidR="00396D16" w:rsidRDefault="00396D16" w:rsidP="00CC3BA6">
            <w:pPr>
              <w:spacing w:before="2" w:after="0" w:line="240" w:lineRule="auto"/>
              <w:rPr>
                <w:rFonts w:ascii="Bahnschrift Light Condensed" w:eastAsia="Times New Roman" w:hAnsi="Bahnschrift Light Condensed" w:cs="Calibri"/>
                <w:color w:val="000000"/>
                <w:sz w:val="24"/>
                <w:szCs w:val="24"/>
              </w:rPr>
            </w:pPr>
          </w:p>
        </w:tc>
      </w:tr>
      <w:tr w:rsidR="00396D16" w14:paraId="7F61CF41"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1F8B093" w14:textId="77777777" w:rsidR="00396D16" w:rsidRDefault="00396D16" w:rsidP="00CC3BA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C9AF2D0" w14:textId="77777777" w:rsidR="00396D16" w:rsidRDefault="00396D16" w:rsidP="00CC3BA6">
            <w:pPr>
              <w:spacing w:before="2" w:after="0" w:line="240" w:lineRule="auto"/>
              <w:rPr>
                <w:rFonts w:ascii="Bahnschrift Light Condensed" w:eastAsia="Times New Roman" w:hAnsi="Bahnschrift Light Condensed" w:cs="Calibri"/>
                <w:color w:val="000000"/>
                <w:sz w:val="24"/>
                <w:szCs w:val="24"/>
              </w:rPr>
            </w:pPr>
          </w:p>
        </w:tc>
      </w:tr>
      <w:tr w:rsidR="00396D16" w14:paraId="45C66CC6"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658EB92" w14:textId="77777777" w:rsidR="00396D16" w:rsidRDefault="00396D16" w:rsidP="00CC3BA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C521CB9" w14:textId="39ADE16D" w:rsidR="00396D16" w:rsidRDefault="00396D16" w:rsidP="00CC3BA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want to set a target</w:t>
            </w:r>
          </w:p>
          <w:p w14:paraId="7524D97E" w14:textId="22F5B360" w:rsidR="00396D16" w:rsidRDefault="00396D16" w:rsidP="00CC3BA6">
            <w:pPr>
              <w:spacing w:after="60"/>
              <w:rPr>
                <w:rFonts w:ascii="Arial" w:eastAsia="Times New Roman" w:hAnsi="Arial" w:cs="Arial"/>
                <w:b/>
                <w:bCs/>
                <w:color w:val="000000"/>
              </w:rPr>
            </w:pPr>
            <w:r>
              <w:rPr>
                <w:rFonts w:ascii="Arial" w:eastAsia="Times New Roman" w:hAnsi="Arial" w:cs="Arial"/>
                <w:b/>
                <w:bCs/>
                <w:color w:val="000000"/>
              </w:rPr>
              <w:t xml:space="preserve">When </w:t>
            </w:r>
            <w:r w:rsidRPr="0056628B">
              <w:rPr>
                <w:rFonts w:ascii="Arial" w:eastAsia="Times New Roman" w:hAnsi="Arial" w:cs="Arial"/>
                <w:color w:val="000000"/>
              </w:rPr>
              <w:t xml:space="preserve">I clicked the button </w:t>
            </w:r>
            <w:r>
              <w:rPr>
                <w:rFonts w:ascii="Arial" w:eastAsia="Times New Roman" w:hAnsi="Arial" w:cs="Arial"/>
                <w:color w:val="000000"/>
              </w:rPr>
              <w:t>for setting a target</w:t>
            </w:r>
          </w:p>
          <w:p w14:paraId="21B8B362" w14:textId="7B6FAF48" w:rsidR="00396D16" w:rsidRDefault="00396D16" w:rsidP="00CC3BA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shows me a list for which investment I need </w:t>
            </w:r>
            <w:r w:rsidR="00A36E67">
              <w:rPr>
                <w:rFonts w:ascii="Arial" w:eastAsia="Times New Roman" w:hAnsi="Arial" w:cs="Arial"/>
                <w:color w:val="000000"/>
              </w:rPr>
              <w:t>to set a target for</w:t>
            </w:r>
            <w:r>
              <w:rPr>
                <w:rFonts w:ascii="Arial" w:eastAsia="Times New Roman" w:hAnsi="Arial" w:cs="Arial"/>
                <w:color w:val="000000"/>
              </w:rPr>
              <w:t xml:space="preserve">.  </w:t>
            </w:r>
          </w:p>
        </w:tc>
      </w:tr>
    </w:tbl>
    <w:p w14:paraId="25C17EA5" w14:textId="77777777" w:rsidR="00396D16" w:rsidRPr="0056628B" w:rsidRDefault="00396D16" w:rsidP="00CC572A">
      <w:pPr>
        <w:tabs>
          <w:tab w:val="left" w:pos="720"/>
        </w:tabs>
        <w:spacing w:before="100" w:beforeAutospacing="1" w:after="120" w:line="240" w:lineRule="auto"/>
        <w:rPr>
          <w:rFonts w:eastAsia="Times New Roman" w:cstheme="minorHAnsi"/>
          <w:color w:val="000000"/>
          <w:sz w:val="28"/>
          <w:szCs w:val="28"/>
        </w:rPr>
      </w:pPr>
    </w:p>
    <w:p w14:paraId="0B24354B" w14:textId="77777777" w:rsidR="00396D16" w:rsidRDefault="00396D16" w:rsidP="00396D1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1D3E50" w14:textId="77777777" w:rsidR="00396D16" w:rsidRDefault="00396D16" w:rsidP="00396D1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96D16" w14:paraId="1A275E48"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7EC4228" w14:textId="77777777" w:rsidR="00396D16" w:rsidRDefault="00396D16" w:rsidP="00CC3BA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B2A9C3" w14:textId="77777777" w:rsidR="00396D16" w:rsidRDefault="00396D16" w:rsidP="00CC3BA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96D16" w14:paraId="1CCE4D6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58ABB9" w14:textId="425CCFD4" w:rsidR="00396D16" w:rsidRPr="0056628B" w:rsidRDefault="00A36E67" w:rsidP="00A36E67">
            <w:pPr>
              <w:spacing w:after="0"/>
            </w:pPr>
            <w:r>
              <w:t xml:space="preserve"> 1- </w:t>
            </w:r>
            <w:r w:rsidR="00396D16">
              <w:t xml:space="preserve">user chooses the option </w:t>
            </w:r>
            <w:r>
              <w:t>to set a target</w:t>
            </w:r>
          </w:p>
        </w:tc>
        <w:tc>
          <w:tcPr>
            <w:tcW w:w="4237" w:type="dxa"/>
            <w:tcBorders>
              <w:top w:val="nil"/>
              <w:left w:val="nil"/>
              <w:bottom w:val="single" w:sz="18" w:space="0" w:color="FFFFFF"/>
              <w:right w:val="single" w:sz="18" w:space="0" w:color="FFFFFF"/>
            </w:tcBorders>
            <w:shd w:val="clear" w:color="auto" w:fill="DAEEF3" w:themeFill="accent5" w:themeFillTint="33"/>
          </w:tcPr>
          <w:p w14:paraId="2BC0C18F" w14:textId="77777777" w:rsidR="00396D16" w:rsidRDefault="00396D16" w:rsidP="00CC3BA6">
            <w:pPr>
              <w:spacing w:after="0"/>
            </w:pPr>
          </w:p>
        </w:tc>
      </w:tr>
      <w:tr w:rsidR="00396D16" w14:paraId="099B627D"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7C9368" w14:textId="77777777" w:rsidR="00396D16" w:rsidRDefault="00396D16"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32FC397" w14:textId="429A6979" w:rsidR="00396D16" w:rsidRDefault="00396D16" w:rsidP="00CC3BA6">
            <w:pPr>
              <w:spacing w:after="0"/>
            </w:pPr>
            <w:r>
              <w:t xml:space="preserve">2- System shows a list to choose which one of your investments you want </w:t>
            </w:r>
            <w:r w:rsidR="00A36E67">
              <w:t>to set a target for</w:t>
            </w:r>
            <w:r>
              <w:t xml:space="preserve"> or for general </w:t>
            </w:r>
          </w:p>
          <w:p w14:paraId="2A6F4449" w14:textId="77777777" w:rsidR="00396D16" w:rsidRDefault="00396D16" w:rsidP="00CC3BA6">
            <w:pPr>
              <w:spacing w:after="0"/>
            </w:pPr>
          </w:p>
        </w:tc>
      </w:tr>
      <w:tr w:rsidR="00396D16" w14:paraId="2BDE07F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1E1134" w14:textId="77777777" w:rsidR="00396D16" w:rsidRDefault="00396D16" w:rsidP="00CC3BA6">
            <w:pPr>
              <w:spacing w:after="0"/>
            </w:pPr>
            <w:r>
              <w:t>3- User Select from the list whether something specific or in general</w:t>
            </w:r>
          </w:p>
        </w:tc>
        <w:tc>
          <w:tcPr>
            <w:tcW w:w="4237" w:type="dxa"/>
            <w:tcBorders>
              <w:top w:val="nil"/>
              <w:left w:val="nil"/>
              <w:bottom w:val="single" w:sz="18" w:space="0" w:color="FFFFFF"/>
              <w:right w:val="single" w:sz="18" w:space="0" w:color="FFFFFF"/>
            </w:tcBorders>
            <w:shd w:val="clear" w:color="auto" w:fill="DAEEF3" w:themeFill="accent5" w:themeFillTint="33"/>
          </w:tcPr>
          <w:p w14:paraId="0186CFC9" w14:textId="77777777" w:rsidR="00396D16" w:rsidRDefault="00396D16" w:rsidP="00CC3BA6">
            <w:pPr>
              <w:spacing w:after="0"/>
            </w:pPr>
          </w:p>
        </w:tc>
      </w:tr>
      <w:tr w:rsidR="00396D16" w14:paraId="162295C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FE4868A" w14:textId="77777777" w:rsidR="00396D16" w:rsidRDefault="00396D16"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00B21F6" w14:textId="4F9EC89A" w:rsidR="00396D16" w:rsidRDefault="00396D16" w:rsidP="00E22239">
            <w:pPr>
              <w:spacing w:after="0"/>
            </w:pPr>
            <w:r>
              <w:t xml:space="preserve">4- System </w:t>
            </w:r>
            <w:r w:rsidR="00A36E67">
              <w:t xml:space="preserve">shows a form to fill it </w:t>
            </w:r>
          </w:p>
        </w:tc>
      </w:tr>
      <w:tr w:rsidR="00396D16" w14:paraId="2A4BF650" w14:textId="77777777" w:rsidTr="00CC572A">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51577BA" w14:textId="77777777" w:rsidR="00396D16" w:rsidRDefault="00CC572A" w:rsidP="00CC3BA6">
            <w:pPr>
              <w:spacing w:before="2" w:after="0" w:line="240" w:lineRule="auto"/>
              <w:rPr>
                <w:rFonts w:eastAsia="Times New Roman" w:cstheme="minorHAnsi"/>
                <w:color w:val="000000"/>
                <w:sz w:val="24"/>
                <w:szCs w:val="24"/>
              </w:rPr>
            </w:pPr>
            <w:r>
              <w:rPr>
                <w:rFonts w:eastAsia="Times New Roman" w:cstheme="minorHAnsi"/>
                <w:color w:val="000000"/>
                <w:sz w:val="24"/>
                <w:szCs w:val="24"/>
              </w:rPr>
              <w:t>5</w:t>
            </w:r>
            <w:r w:rsidR="00396D16">
              <w:rPr>
                <w:rFonts w:eastAsia="Times New Roman" w:cstheme="minorHAnsi"/>
                <w:color w:val="000000"/>
                <w:sz w:val="24"/>
                <w:szCs w:val="24"/>
              </w:rPr>
              <w:t xml:space="preserve">- The user </w:t>
            </w:r>
            <w:r>
              <w:rPr>
                <w:rFonts w:eastAsia="Times New Roman" w:cstheme="minorHAnsi"/>
                <w:color w:val="000000"/>
                <w:sz w:val="24"/>
                <w:szCs w:val="24"/>
              </w:rPr>
              <w:t>fills the required fields</w:t>
            </w:r>
          </w:p>
          <w:p w14:paraId="47D91B6F" w14:textId="2EADF945" w:rsidR="00CC572A" w:rsidRDefault="00CC572A" w:rsidP="00CC3BA6">
            <w:pPr>
              <w:spacing w:before="2" w:after="0" w:line="240" w:lineRule="auto"/>
              <w:rPr>
                <w:rFonts w:eastAsia="Times New Roman" w:cstheme="minorHAnsi"/>
                <w:color w:val="000000"/>
                <w:sz w:val="24"/>
                <w:szCs w:val="24"/>
              </w:rPr>
            </w:pPr>
            <w:r>
              <w:rPr>
                <w:rFonts w:eastAsia="Times New Roman" w:cstheme="minorHAnsi"/>
                <w:color w:val="000000"/>
                <w:sz w:val="24"/>
                <w:szCs w:val="24"/>
              </w:rPr>
              <w:t xml:space="preserve">6- clicks submit </w:t>
            </w:r>
          </w:p>
        </w:tc>
        <w:tc>
          <w:tcPr>
            <w:tcW w:w="4237" w:type="dxa"/>
            <w:tcBorders>
              <w:top w:val="nil"/>
              <w:left w:val="nil"/>
              <w:bottom w:val="nil"/>
              <w:right w:val="single" w:sz="18" w:space="0" w:color="FFFFFF"/>
            </w:tcBorders>
            <w:shd w:val="clear" w:color="auto" w:fill="DAEEF3" w:themeFill="accent5" w:themeFillTint="33"/>
            <w:vAlign w:val="center"/>
          </w:tcPr>
          <w:p w14:paraId="6EFE3BE0" w14:textId="089EB632" w:rsidR="00396D16" w:rsidRDefault="00CC572A" w:rsidP="00CC3BA6">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 </w:t>
            </w:r>
          </w:p>
        </w:tc>
      </w:tr>
      <w:tr w:rsidR="00CC572A" w14:paraId="30AA5AF6" w14:textId="77777777" w:rsidTr="00CC572A">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28D5385E" w14:textId="01970D7A" w:rsidR="00CC572A" w:rsidRDefault="00CC572A" w:rsidP="00CC3BA6">
            <w:pPr>
              <w:spacing w:before="2" w:after="0" w:line="240" w:lineRule="auto"/>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vAlign w:val="center"/>
          </w:tcPr>
          <w:p w14:paraId="16E029A5" w14:textId="358C5572" w:rsidR="00CC572A" w:rsidRDefault="00CC572A" w:rsidP="00CC3BA6">
            <w:pPr>
              <w:spacing w:after="0" w:line="240" w:lineRule="auto"/>
              <w:rPr>
                <w:rFonts w:eastAsia="Times New Roman" w:cstheme="minorHAnsi"/>
                <w:color w:val="000000"/>
                <w:sz w:val="24"/>
                <w:szCs w:val="24"/>
              </w:rPr>
            </w:pPr>
            <w:r>
              <w:rPr>
                <w:rFonts w:eastAsia="Times New Roman" w:cstheme="minorHAnsi"/>
                <w:color w:val="000000"/>
                <w:sz w:val="24"/>
                <w:szCs w:val="24"/>
              </w:rPr>
              <w:t>7- The system adds it to the targets</w:t>
            </w:r>
          </w:p>
        </w:tc>
      </w:tr>
    </w:tbl>
    <w:p w14:paraId="454848B2" w14:textId="77777777" w:rsidR="00E22239" w:rsidRDefault="00E22239" w:rsidP="00E22239">
      <w:pPr>
        <w:spacing w:before="120" w:after="80" w:line="240" w:lineRule="auto"/>
        <w:ind w:left="720"/>
        <w:rPr>
          <w:rFonts w:eastAsia="Times New Roman" w:cstheme="minorHAnsi"/>
          <w:b/>
          <w:bCs/>
          <w:color w:val="1F3864"/>
          <w:sz w:val="26"/>
          <w:szCs w:val="26"/>
        </w:rPr>
      </w:pPr>
    </w:p>
    <w:p w14:paraId="3B6C7FD9" w14:textId="1982AD8A" w:rsidR="00E22239" w:rsidRDefault="00396D16" w:rsidP="00E2223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2239" w14:paraId="2BF26DF1"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C716B0B" w14:textId="77777777" w:rsidR="00E22239" w:rsidRDefault="00E22239" w:rsidP="00CC3BA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6245C37" w14:textId="77777777" w:rsidR="00E22239" w:rsidRDefault="00E22239" w:rsidP="00CC3BA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E22239" w14:paraId="1825C366"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E7086BA" w14:textId="77777777" w:rsidR="00E22239" w:rsidRDefault="00E22239" w:rsidP="00E22239">
            <w:pPr>
              <w:pStyle w:val="ListParagraph"/>
              <w:numPr>
                <w:ilvl w:val="0"/>
                <w:numId w:val="30"/>
              </w:numPr>
              <w:spacing w:after="0"/>
            </w:pPr>
            <w:r>
              <w:t>U</w:t>
            </w:r>
            <w:r w:rsidRPr="00AB578C">
              <w:t>ser</w:t>
            </w:r>
            <w:r>
              <w:t xml:space="preserve"> fills the required data fields </w:t>
            </w:r>
          </w:p>
          <w:p w14:paraId="0DED4EB0" w14:textId="77777777" w:rsidR="00E22239" w:rsidRPr="00AB578C" w:rsidRDefault="00E22239" w:rsidP="00E22239">
            <w:pPr>
              <w:pStyle w:val="ListParagraph"/>
              <w:numPr>
                <w:ilvl w:val="0"/>
                <w:numId w:val="30"/>
              </w:numPr>
              <w:spacing w:after="0"/>
            </w:pPr>
            <w:r>
              <w:t>Click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63F0637E" w14:textId="77777777" w:rsidR="00E22239" w:rsidRDefault="00E22239" w:rsidP="00CC3BA6">
            <w:pPr>
              <w:spacing w:after="0"/>
            </w:pPr>
          </w:p>
        </w:tc>
      </w:tr>
      <w:tr w:rsidR="00E22239" w14:paraId="28D79E7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BC5E5BC" w14:textId="77777777" w:rsidR="00E22239" w:rsidRDefault="00E22239" w:rsidP="00CC3BA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8A18E29" w14:textId="560273FB" w:rsidR="00E22239" w:rsidRDefault="00E22239" w:rsidP="00E22239">
            <w:pPr>
              <w:spacing w:after="0"/>
              <w:ind w:left="269" w:hanging="269"/>
            </w:pPr>
            <w:r>
              <w:t xml:space="preserve">3- Verify for the logic of the data in case of </w:t>
            </w:r>
            <w:proofErr w:type="gramStart"/>
            <w:r>
              <w:t>wrong ,</w:t>
            </w:r>
            <w:proofErr w:type="gramEnd"/>
            <w:r>
              <w:t xml:space="preserve"> system prompts an error message.</w:t>
            </w:r>
          </w:p>
        </w:tc>
      </w:tr>
    </w:tbl>
    <w:p w14:paraId="76B159CB" w14:textId="72E77127" w:rsidR="00396D16" w:rsidRDefault="00396D16" w:rsidP="00396D16">
      <w:pPr>
        <w:spacing w:before="120" w:after="80" w:line="240" w:lineRule="auto"/>
        <w:ind w:left="720"/>
        <w:rPr>
          <w:rFonts w:eastAsia="Times New Roman" w:cstheme="minorHAnsi"/>
          <w:b/>
          <w:bCs/>
          <w:color w:val="000000" w:themeColor="text1"/>
          <w:sz w:val="26"/>
          <w:szCs w:val="26"/>
        </w:rPr>
      </w:pPr>
    </w:p>
    <w:p w14:paraId="771F09D7"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5A2C591D"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6FC03A5F"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6BF42866"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03044796"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314E1E2C"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1678A29B"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60946639"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1D772C30" w14:textId="77777777" w:rsidR="007827B9" w:rsidRDefault="007827B9" w:rsidP="00396D16">
      <w:pPr>
        <w:spacing w:before="120" w:after="80" w:line="240" w:lineRule="auto"/>
        <w:ind w:left="720"/>
        <w:rPr>
          <w:rFonts w:eastAsia="Times New Roman" w:cstheme="minorHAnsi"/>
          <w:b/>
          <w:bCs/>
          <w:color w:val="000000" w:themeColor="text1"/>
          <w:sz w:val="26"/>
          <w:szCs w:val="26"/>
        </w:rPr>
      </w:pPr>
    </w:p>
    <w:p w14:paraId="5993E88E" w14:textId="77777777" w:rsidR="007827B9" w:rsidRPr="00BB36DA" w:rsidRDefault="007827B9" w:rsidP="00396D16">
      <w:pPr>
        <w:spacing w:before="120" w:after="80" w:line="240" w:lineRule="auto"/>
        <w:ind w:left="720"/>
        <w:rPr>
          <w:rFonts w:eastAsia="Times New Roman" w:cstheme="minorHAnsi"/>
          <w:b/>
          <w:bCs/>
          <w:color w:val="000000" w:themeColor="text1"/>
          <w:sz w:val="26"/>
          <w:szCs w:val="26"/>
        </w:rPr>
      </w:pPr>
    </w:p>
    <w:p w14:paraId="0CCEC67F" w14:textId="77777777" w:rsidR="00396D16" w:rsidRPr="005317FC" w:rsidRDefault="00396D16" w:rsidP="00396D1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133BAA86" w14:textId="0E0E36B5" w:rsidR="005317FC" w:rsidRDefault="00F356AE" w:rsidP="005317FC">
      <w:pPr>
        <w:tabs>
          <w:tab w:val="left" w:pos="720"/>
        </w:tabs>
        <w:spacing w:before="100" w:beforeAutospacing="1" w:after="120" w:line="240" w:lineRule="auto"/>
        <w:ind w:left="714"/>
        <w:rPr>
          <w:rFonts w:eastAsia="Times New Roman" w:cstheme="minorHAnsi"/>
          <w:color w:val="000000"/>
          <w:sz w:val="28"/>
          <w:szCs w:val="28"/>
        </w:rPr>
      </w:pPr>
      <w:r w:rsidRPr="00F356AE">
        <w:rPr>
          <w:rFonts w:eastAsia="Times New Roman" w:cstheme="minorHAnsi"/>
          <w:noProof/>
          <w:color w:val="000000"/>
          <w:sz w:val="28"/>
          <w:szCs w:val="28"/>
        </w:rPr>
        <w:drawing>
          <wp:inline distT="0" distB="0" distL="0" distR="0" wp14:anchorId="5255889B" wp14:editId="17591116">
            <wp:extent cx="4747671" cy="3391194"/>
            <wp:effectExtent l="0" t="0" r="0" b="0"/>
            <wp:docPr id="1563053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5390" name="Picture 1" descr="A screenshot of a phone&#10;&#10;AI-generated content may be incorrect."/>
                    <pic:cNvPicPr/>
                  </pic:nvPicPr>
                  <pic:blipFill>
                    <a:blip r:embed="rId24"/>
                    <a:stretch>
                      <a:fillRect/>
                    </a:stretch>
                  </pic:blipFill>
                  <pic:spPr>
                    <a:xfrm>
                      <a:off x="0" y="0"/>
                      <a:ext cx="4747671" cy="3391194"/>
                    </a:xfrm>
                    <a:prstGeom prst="rect">
                      <a:avLst/>
                    </a:prstGeom>
                  </pic:spPr>
                </pic:pic>
              </a:graphicData>
            </a:graphic>
          </wp:inline>
        </w:drawing>
      </w:r>
    </w:p>
    <w:p w14:paraId="198AF7FF" w14:textId="77777777" w:rsidR="00F356AE" w:rsidRDefault="00F356AE" w:rsidP="005317FC">
      <w:pPr>
        <w:tabs>
          <w:tab w:val="left" w:pos="720"/>
        </w:tabs>
        <w:spacing w:before="100" w:beforeAutospacing="1" w:after="120" w:line="240" w:lineRule="auto"/>
        <w:ind w:left="714"/>
        <w:rPr>
          <w:rFonts w:eastAsia="Times New Roman" w:cstheme="minorHAnsi"/>
          <w:color w:val="000000"/>
          <w:sz w:val="28"/>
          <w:szCs w:val="28"/>
        </w:rPr>
      </w:pPr>
    </w:p>
    <w:p w14:paraId="6AC636F3" w14:textId="77777777" w:rsidR="00F356AE" w:rsidRDefault="00F356AE" w:rsidP="005317FC">
      <w:pPr>
        <w:tabs>
          <w:tab w:val="left" w:pos="720"/>
        </w:tabs>
        <w:spacing w:before="100" w:beforeAutospacing="1" w:after="120" w:line="240" w:lineRule="auto"/>
        <w:ind w:left="714"/>
        <w:rPr>
          <w:rFonts w:eastAsia="Times New Roman" w:cstheme="minorHAnsi"/>
          <w:color w:val="000000"/>
          <w:sz w:val="28"/>
          <w:szCs w:val="28"/>
        </w:rPr>
      </w:pPr>
    </w:p>
    <w:p w14:paraId="1E834A7B" w14:textId="77777777" w:rsidR="008A7795" w:rsidRDefault="008A7795" w:rsidP="008A7795">
      <w:pPr>
        <w:numPr>
          <w:ilvl w:val="0"/>
          <w:numId w:val="4"/>
        </w:numPr>
        <w:spacing w:before="100" w:beforeAutospacing="1" w:after="120" w:line="240" w:lineRule="auto"/>
        <w:ind w:left="714" w:hanging="357"/>
        <w:rPr>
          <w:rFonts w:eastAsia="Times New Roman" w:cstheme="minorHAnsi"/>
          <w:b/>
          <w:bCs/>
          <w:color w:val="1F3864"/>
          <w:sz w:val="28"/>
          <w:szCs w:val="28"/>
        </w:rPr>
      </w:pPr>
      <w:bookmarkStart w:id="18" w:name="_Hlk193407864"/>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A7795" w14:paraId="1699B595" w14:textId="77777777" w:rsidTr="00CC3BA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2DCD0908" w14:textId="77777777" w:rsidR="008A7795" w:rsidRDefault="008A7795" w:rsidP="00CC3BA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DE04229" w14:textId="77777777" w:rsidR="008A7795" w:rsidRDefault="008A7795" w:rsidP="00CC3BA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0F56F8F6" w14:textId="77777777" w:rsidR="008A7795" w:rsidRDefault="008A7795" w:rsidP="00CC3BA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8A7795" w14:paraId="148513EC"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21D7E228" w14:textId="2778A6D1" w:rsidR="008A7795" w:rsidRDefault="008A7795" w:rsidP="00CC3BA6">
            <w:pPr>
              <w:spacing w:after="0" w:line="240" w:lineRule="auto"/>
              <w:ind w:left="141"/>
              <w:rPr>
                <w:rFonts w:ascii="Calibri" w:eastAsia="Times New Roman" w:hAnsi="Calibri" w:cs="Calibri"/>
              </w:rPr>
            </w:pPr>
            <w:r>
              <w:rPr>
                <w:rFonts w:ascii="Calibri" w:eastAsia="Times New Roman" w:hAnsi="Calibri" w:cs="Calibri"/>
              </w:rPr>
              <w:t>Specified investment or general</w:t>
            </w:r>
          </w:p>
        </w:tc>
        <w:tc>
          <w:tcPr>
            <w:tcW w:w="2551" w:type="dxa"/>
            <w:tcBorders>
              <w:top w:val="nil"/>
              <w:left w:val="nil"/>
              <w:bottom w:val="single" w:sz="18" w:space="0" w:color="FFFFFF"/>
              <w:right w:val="single" w:sz="18" w:space="0" w:color="FFFFFF"/>
            </w:tcBorders>
            <w:shd w:val="clear" w:color="auto" w:fill="C9F1FF"/>
            <w:vAlign w:val="center"/>
          </w:tcPr>
          <w:p w14:paraId="720BE7E1" w14:textId="6F75B01D" w:rsidR="008A7795" w:rsidRDefault="008A7795" w:rsidP="00CC3BA6">
            <w:pPr>
              <w:spacing w:after="0" w:line="240" w:lineRule="auto"/>
              <w:ind w:left="293" w:right="292"/>
              <w:jc w:val="cente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4DCB8A4A" w14:textId="0D30C804" w:rsidR="008A7795" w:rsidRDefault="003E5E28" w:rsidP="00CC3BA6">
            <w:pPr>
              <w:spacing w:before="9" w:after="0" w:line="240" w:lineRule="auto"/>
              <w:rPr>
                <w:rFonts w:ascii="Calibri" w:eastAsia="Times New Roman" w:hAnsi="Calibri" w:cs="Calibri"/>
              </w:rPr>
            </w:pPr>
            <w:r>
              <w:rPr>
                <w:rFonts w:ascii="Calibri" w:eastAsia="Times New Roman" w:hAnsi="Calibri" w:cs="Calibri"/>
              </w:rPr>
              <w:t xml:space="preserve"> No validation</w:t>
            </w:r>
          </w:p>
        </w:tc>
      </w:tr>
      <w:tr w:rsidR="008A7795" w14:paraId="612E7CA3"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505A12CF" w14:textId="07E1D904" w:rsidR="008A7795" w:rsidRPr="008A7795" w:rsidRDefault="008A7795" w:rsidP="008A7795">
            <w:pPr>
              <w:spacing w:after="0"/>
            </w:pPr>
            <w:r>
              <w:t xml:space="preserve">   financial percent target to reach </w:t>
            </w:r>
          </w:p>
        </w:tc>
        <w:tc>
          <w:tcPr>
            <w:tcW w:w="2551" w:type="dxa"/>
            <w:tcBorders>
              <w:top w:val="nil"/>
              <w:left w:val="nil"/>
              <w:bottom w:val="single" w:sz="18" w:space="0" w:color="FFFFFF"/>
              <w:right w:val="single" w:sz="18" w:space="0" w:color="FFFFFF"/>
            </w:tcBorders>
            <w:shd w:val="clear" w:color="auto" w:fill="C9F1FF"/>
            <w:vAlign w:val="center"/>
          </w:tcPr>
          <w:p w14:paraId="2A907361" w14:textId="7DDCBDDB" w:rsidR="008A7795" w:rsidRDefault="008A7795" w:rsidP="00CC3BA6">
            <w:pPr>
              <w:spacing w:before="9" w:after="0" w:line="240" w:lineRule="auto"/>
              <w:jc w:val="center"/>
              <w:rPr>
                <w:rFonts w:ascii="Calibri" w:eastAsia="Times New Roman" w:hAnsi="Calibri" w:cs="Calibri"/>
              </w:rPr>
            </w:pPr>
            <w:r>
              <w:rPr>
                <w:rFonts w:ascii="Calibri" w:eastAsia="Times New Roman" w:hAnsi="Calibri" w:cs="Calibri"/>
              </w:rPr>
              <w:t>0</w:t>
            </w:r>
            <w:r w:rsidR="00B219E6">
              <w:rPr>
                <w:rFonts w:ascii="Calibri" w:eastAsia="Times New Roman" w:hAnsi="Calibri" w:cs="Calibri"/>
              </w:rPr>
              <w:t>.5</w:t>
            </w:r>
            <w:r>
              <w:rPr>
                <w:rFonts w:ascii="Calibri" w:eastAsia="Times New Roman" w:hAnsi="Calibri" w:cs="Calibri"/>
              </w:rPr>
              <w:t>&lt;Integer&lt;100</w:t>
            </w:r>
          </w:p>
        </w:tc>
        <w:tc>
          <w:tcPr>
            <w:tcW w:w="3686" w:type="dxa"/>
            <w:tcBorders>
              <w:top w:val="nil"/>
              <w:left w:val="nil"/>
              <w:bottom w:val="single" w:sz="18" w:space="0" w:color="FFFFFF"/>
              <w:right w:val="single" w:sz="18" w:space="0" w:color="FFFFFF"/>
            </w:tcBorders>
            <w:shd w:val="clear" w:color="auto" w:fill="C9F1FF"/>
            <w:vAlign w:val="center"/>
          </w:tcPr>
          <w:p w14:paraId="02A72476" w14:textId="5AE09EBA" w:rsidR="008A7795" w:rsidRDefault="008A7795" w:rsidP="00CC3BA6">
            <w:pPr>
              <w:spacing w:before="9" w:after="0" w:line="240" w:lineRule="auto"/>
              <w:rPr>
                <w:rFonts w:ascii="Calibri" w:eastAsia="Times New Roman" w:hAnsi="Calibri" w:cs="Calibri"/>
              </w:rPr>
            </w:pPr>
            <w:r>
              <w:rPr>
                <w:rFonts w:ascii="Calibri" w:eastAsia="Times New Roman" w:hAnsi="Calibri" w:cs="Calibri"/>
              </w:rPr>
              <w:t>Validate to be in the range of the percentage</w:t>
            </w:r>
          </w:p>
        </w:tc>
      </w:tr>
      <w:tr w:rsidR="008A7795" w14:paraId="4B17FBF8"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4F7054C7" w14:textId="23757582" w:rsidR="008A7795" w:rsidRPr="008A7795" w:rsidRDefault="008A7795" w:rsidP="008A7795">
            <w:pPr>
              <w:spacing w:after="0"/>
            </w:pPr>
            <w:r>
              <w:t xml:space="preserve">    the start time of the target</w:t>
            </w:r>
          </w:p>
        </w:tc>
        <w:tc>
          <w:tcPr>
            <w:tcW w:w="2551" w:type="dxa"/>
            <w:tcBorders>
              <w:top w:val="nil"/>
              <w:left w:val="nil"/>
              <w:bottom w:val="single" w:sz="18" w:space="0" w:color="FFFFFF"/>
              <w:right w:val="single" w:sz="18" w:space="0" w:color="FFFFFF"/>
            </w:tcBorders>
            <w:shd w:val="clear" w:color="auto" w:fill="C9F1FF"/>
            <w:vAlign w:val="center"/>
          </w:tcPr>
          <w:p w14:paraId="237145CA" w14:textId="4586783D" w:rsidR="008A7795" w:rsidRDefault="008A7795" w:rsidP="008A7795">
            <w:pPr>
              <w:spacing w:before="9" w:after="0" w:line="240" w:lineRule="auto"/>
              <w:jc w:val="center"/>
              <w:rPr>
                <w:rFonts w:ascii="Calibri" w:eastAsia="Times New Roman" w:hAnsi="Calibri" w:cs="Calibri"/>
              </w:rPr>
            </w:pPr>
            <w:r>
              <w:rPr>
                <w:rFonts w:ascii="Calibri" w:eastAsia="Times New Roman" w:hAnsi="Calibri" w:cs="Calibri"/>
              </w:rPr>
              <w:t>Date&lt;15 characters</w:t>
            </w:r>
          </w:p>
        </w:tc>
        <w:tc>
          <w:tcPr>
            <w:tcW w:w="3686" w:type="dxa"/>
            <w:tcBorders>
              <w:top w:val="nil"/>
              <w:left w:val="nil"/>
              <w:bottom w:val="single" w:sz="18" w:space="0" w:color="FFFFFF"/>
              <w:right w:val="single" w:sz="18" w:space="0" w:color="FFFFFF"/>
            </w:tcBorders>
            <w:shd w:val="clear" w:color="auto" w:fill="C9F1FF"/>
            <w:vAlign w:val="center"/>
          </w:tcPr>
          <w:p w14:paraId="4B8F14A6" w14:textId="3D93A100" w:rsidR="008A7795" w:rsidRDefault="008A7795" w:rsidP="008A7795">
            <w:pPr>
              <w:spacing w:before="9" w:after="0" w:line="240" w:lineRule="auto"/>
              <w:rPr>
                <w:rFonts w:ascii="Calibri" w:eastAsia="Times New Roman" w:hAnsi="Calibri" w:cs="Calibri"/>
              </w:rPr>
            </w:pPr>
            <w:r w:rsidRPr="00C71D98">
              <w:rPr>
                <w:rFonts w:ascii="Calibri" w:eastAsia="Times New Roman" w:hAnsi="Calibri" w:cs="Calibri"/>
              </w:rPr>
              <w:t>DD/MM/YY format</w:t>
            </w:r>
          </w:p>
        </w:tc>
      </w:tr>
      <w:tr w:rsidR="008A7795" w14:paraId="25134835" w14:textId="77777777" w:rsidTr="00181082">
        <w:tc>
          <w:tcPr>
            <w:tcW w:w="2688" w:type="dxa"/>
            <w:tcBorders>
              <w:top w:val="nil"/>
              <w:left w:val="single" w:sz="18" w:space="0" w:color="FFFFFF"/>
              <w:bottom w:val="nil"/>
              <w:right w:val="single" w:sz="18" w:space="0" w:color="FFFFFF"/>
            </w:tcBorders>
            <w:shd w:val="clear" w:color="auto" w:fill="C9F1FF"/>
            <w:vAlign w:val="center"/>
          </w:tcPr>
          <w:p w14:paraId="722A46DC" w14:textId="144CB24C" w:rsidR="008A7795" w:rsidRDefault="008A7795" w:rsidP="008A7795">
            <w:pPr>
              <w:spacing w:before="7" w:after="0" w:line="240" w:lineRule="auto"/>
              <w:rPr>
                <w:rFonts w:ascii="Calibri" w:eastAsia="Times New Roman" w:hAnsi="Calibri" w:cs="Calibri"/>
              </w:rPr>
            </w:pPr>
            <w:r>
              <w:t xml:space="preserve">    the end point of the target</w:t>
            </w:r>
          </w:p>
        </w:tc>
        <w:tc>
          <w:tcPr>
            <w:tcW w:w="2551" w:type="dxa"/>
            <w:tcBorders>
              <w:top w:val="nil"/>
              <w:left w:val="nil"/>
              <w:bottom w:val="nil"/>
              <w:right w:val="single" w:sz="18" w:space="0" w:color="FFFFFF"/>
            </w:tcBorders>
            <w:shd w:val="clear" w:color="auto" w:fill="C9F1FF"/>
            <w:vAlign w:val="center"/>
          </w:tcPr>
          <w:p w14:paraId="5AED6A18" w14:textId="37B64D7B" w:rsidR="008A7795" w:rsidRDefault="008A7795" w:rsidP="008A7795">
            <w:pPr>
              <w:spacing w:before="9" w:after="0" w:line="240" w:lineRule="auto"/>
              <w:jc w:val="center"/>
              <w:rPr>
                <w:rFonts w:ascii="Calibri" w:eastAsia="Times New Roman" w:hAnsi="Calibri" w:cs="Calibri"/>
              </w:rPr>
            </w:pPr>
            <w:r>
              <w:rPr>
                <w:rFonts w:ascii="Calibri" w:eastAsia="Times New Roman" w:hAnsi="Calibri" w:cs="Calibri"/>
              </w:rPr>
              <w:t>Date&lt;15 characters</w:t>
            </w:r>
          </w:p>
        </w:tc>
        <w:tc>
          <w:tcPr>
            <w:tcW w:w="3686" w:type="dxa"/>
            <w:tcBorders>
              <w:top w:val="nil"/>
              <w:left w:val="nil"/>
              <w:bottom w:val="nil"/>
              <w:right w:val="single" w:sz="18" w:space="0" w:color="FFFFFF"/>
            </w:tcBorders>
            <w:shd w:val="clear" w:color="auto" w:fill="C9F1FF"/>
            <w:vAlign w:val="center"/>
          </w:tcPr>
          <w:p w14:paraId="610C0471" w14:textId="7C88FA04" w:rsidR="008A7795" w:rsidRDefault="008A7795" w:rsidP="008A7795">
            <w:pPr>
              <w:spacing w:before="9" w:after="0" w:line="240" w:lineRule="auto"/>
              <w:rPr>
                <w:rFonts w:ascii="Calibri" w:eastAsia="Times New Roman" w:hAnsi="Calibri" w:cs="Calibri"/>
              </w:rPr>
            </w:pPr>
            <w:r w:rsidRPr="00C71D98">
              <w:rPr>
                <w:rFonts w:ascii="Calibri" w:eastAsia="Times New Roman" w:hAnsi="Calibri" w:cs="Calibri"/>
              </w:rPr>
              <w:t>DD/MM/YY format</w:t>
            </w:r>
          </w:p>
        </w:tc>
      </w:tr>
      <w:tr w:rsidR="00181082" w14:paraId="4B71AF5F" w14:textId="77777777" w:rsidTr="00181082">
        <w:tc>
          <w:tcPr>
            <w:tcW w:w="2688" w:type="dxa"/>
            <w:tcBorders>
              <w:top w:val="nil"/>
              <w:left w:val="single" w:sz="18" w:space="0" w:color="FFFFFF"/>
              <w:bottom w:val="nil"/>
              <w:right w:val="single" w:sz="18" w:space="0" w:color="FFFFFF"/>
            </w:tcBorders>
            <w:shd w:val="clear" w:color="auto" w:fill="C9F1FF"/>
            <w:vAlign w:val="center"/>
          </w:tcPr>
          <w:p w14:paraId="03A40FFA" w14:textId="0B8CF655" w:rsidR="00181082" w:rsidRDefault="00181082" w:rsidP="008A7795">
            <w:pPr>
              <w:spacing w:before="7" w:after="0" w:line="240" w:lineRule="auto"/>
            </w:pPr>
          </w:p>
        </w:tc>
        <w:tc>
          <w:tcPr>
            <w:tcW w:w="2551" w:type="dxa"/>
            <w:tcBorders>
              <w:top w:val="nil"/>
              <w:left w:val="nil"/>
              <w:bottom w:val="nil"/>
              <w:right w:val="single" w:sz="18" w:space="0" w:color="FFFFFF"/>
            </w:tcBorders>
            <w:shd w:val="clear" w:color="auto" w:fill="C9F1FF"/>
            <w:vAlign w:val="center"/>
          </w:tcPr>
          <w:p w14:paraId="48059AAC" w14:textId="77777777" w:rsidR="00181082" w:rsidRDefault="00181082" w:rsidP="008A7795">
            <w:pPr>
              <w:spacing w:before="9" w:after="0" w:line="240" w:lineRule="auto"/>
              <w:jc w:val="center"/>
              <w:rPr>
                <w:rFonts w:ascii="Calibri" w:eastAsia="Times New Roman" w:hAnsi="Calibri" w:cs="Calibri"/>
              </w:rPr>
            </w:pPr>
          </w:p>
        </w:tc>
        <w:tc>
          <w:tcPr>
            <w:tcW w:w="3686" w:type="dxa"/>
            <w:tcBorders>
              <w:top w:val="nil"/>
              <w:left w:val="nil"/>
              <w:bottom w:val="nil"/>
              <w:right w:val="single" w:sz="18" w:space="0" w:color="FFFFFF"/>
            </w:tcBorders>
            <w:shd w:val="clear" w:color="auto" w:fill="C9F1FF"/>
            <w:vAlign w:val="center"/>
          </w:tcPr>
          <w:p w14:paraId="1A0BA2CF" w14:textId="77777777" w:rsidR="00181082" w:rsidRPr="00C71D98" w:rsidRDefault="00181082" w:rsidP="008A7795">
            <w:pPr>
              <w:spacing w:before="9" w:after="0" w:line="240" w:lineRule="auto"/>
              <w:rPr>
                <w:rFonts w:ascii="Calibri" w:eastAsia="Times New Roman" w:hAnsi="Calibri" w:cs="Calibri"/>
              </w:rPr>
            </w:pPr>
          </w:p>
        </w:tc>
      </w:tr>
      <w:tr w:rsidR="00181082" w14:paraId="4BC755DB"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A15C8" w14:textId="77777777" w:rsidR="00181082" w:rsidRDefault="00181082" w:rsidP="008A7795">
            <w:pPr>
              <w:spacing w:before="7" w:after="0" w:line="240" w:lineRule="auto"/>
            </w:pPr>
          </w:p>
        </w:tc>
        <w:tc>
          <w:tcPr>
            <w:tcW w:w="2551" w:type="dxa"/>
            <w:tcBorders>
              <w:top w:val="nil"/>
              <w:left w:val="nil"/>
              <w:bottom w:val="single" w:sz="18" w:space="0" w:color="FFFFFF"/>
              <w:right w:val="single" w:sz="18" w:space="0" w:color="FFFFFF"/>
            </w:tcBorders>
            <w:shd w:val="clear" w:color="auto" w:fill="C9F1FF"/>
            <w:vAlign w:val="center"/>
          </w:tcPr>
          <w:p w14:paraId="0022755F" w14:textId="77777777" w:rsidR="00181082" w:rsidRDefault="00181082" w:rsidP="008A7795">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44FD7D93" w14:textId="77777777" w:rsidR="00181082" w:rsidRPr="00C71D98" w:rsidRDefault="00181082" w:rsidP="008A7795">
            <w:pPr>
              <w:spacing w:before="9" w:after="0" w:line="240" w:lineRule="auto"/>
              <w:rPr>
                <w:rFonts w:ascii="Calibri" w:eastAsia="Times New Roman" w:hAnsi="Calibri" w:cs="Calibri"/>
              </w:rPr>
            </w:pPr>
          </w:p>
        </w:tc>
      </w:tr>
      <w:bookmarkEnd w:id="18"/>
    </w:tbl>
    <w:p w14:paraId="7F8285D3" w14:textId="77777777" w:rsidR="00181082" w:rsidRDefault="00181082" w:rsidP="00181082"/>
    <w:p w14:paraId="44BBE379" w14:textId="25FD3D94" w:rsidR="00181082" w:rsidRPr="00181082" w:rsidRDefault="00181082" w:rsidP="00181082">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#8</w:t>
      </w: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06D2E1CD"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1433C5" w14:textId="77777777" w:rsidR="00181082" w:rsidRDefault="00181082" w:rsidP="0083469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912F1CC" w14:textId="77777777" w:rsidR="00181082" w:rsidRDefault="00181082" w:rsidP="0083469C">
            <w:pPr>
              <w:spacing w:after="0" w:line="240" w:lineRule="auto"/>
              <w:ind w:left="111" w:right="443"/>
              <w:rPr>
                <w:rFonts w:ascii="Calibri" w:eastAsia="Times New Roman" w:hAnsi="Calibri" w:cs="Calibri"/>
                <w:color w:val="000000"/>
                <w:lang w:bidi="ar-EG"/>
              </w:rPr>
            </w:pPr>
            <w:r>
              <w:rPr>
                <w:rFonts w:ascii="Calibri" w:eastAsia="Times New Roman" w:hAnsi="Calibri" w:cs="Calibri"/>
                <w:color w:val="000000"/>
                <w:lang w:bidi="ar-EG"/>
              </w:rPr>
              <w:t>US #8</w:t>
            </w:r>
          </w:p>
        </w:tc>
      </w:tr>
      <w:tr w:rsidR="00181082" w14:paraId="63F621B1"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2D1BE9" w14:textId="77777777" w:rsidR="00181082" w:rsidRDefault="00181082" w:rsidP="0083469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4949A73" w14:textId="77777777" w:rsidR="00181082" w:rsidRDefault="00181082" w:rsidP="0083469C">
            <w:pPr>
              <w:spacing w:after="0" w:line="240" w:lineRule="auto"/>
              <w:ind w:left="111" w:right="443"/>
              <w:rPr>
                <w:rFonts w:ascii="Calibri" w:eastAsia="Times New Roman" w:hAnsi="Calibri" w:cs="Calibri"/>
                <w:color w:val="000000"/>
                <w:lang w:bidi="ar-EG"/>
              </w:rPr>
            </w:pPr>
            <w:r>
              <w:t>change some user information</w:t>
            </w:r>
          </w:p>
        </w:tc>
      </w:tr>
      <w:tr w:rsidR="00181082" w14:paraId="2AE5D853"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4775D10" w14:textId="77777777" w:rsidR="00181082" w:rsidRDefault="00181082" w:rsidP="0083469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223A1FE2" w14:textId="77777777" w:rsidR="00181082" w:rsidRDefault="00181082" w:rsidP="0083469C">
            <w:pPr>
              <w:spacing w:after="0" w:line="264" w:lineRule="auto"/>
            </w:pPr>
            <w:r>
              <w:t>User/investor</w:t>
            </w:r>
          </w:p>
        </w:tc>
      </w:tr>
      <w:tr w:rsidR="00181082" w14:paraId="10CF8358"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EA8BCF8" w14:textId="77777777" w:rsidR="00181082" w:rsidRDefault="00181082" w:rsidP="0083469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A66679C"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investor</w:t>
            </w:r>
          </w:p>
          <w:p w14:paraId="05A1ACA2"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I’d like</w:t>
            </w:r>
            <w:r>
              <w:rPr>
                <w:rFonts w:ascii="Arial" w:eastAsia="Times New Roman" w:hAnsi="Arial" w:cs="Arial"/>
                <w:color w:val="000000"/>
              </w:rPr>
              <w:t xml:space="preserve"> to be able to </w:t>
            </w:r>
            <w:r>
              <w:t>edit my personal info</w:t>
            </w:r>
          </w:p>
          <w:p w14:paraId="266877FA" w14:textId="77777777" w:rsidR="00181082" w:rsidRDefault="00181082" w:rsidP="0083469C">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r>
              <w:rPr>
                <w:rFonts w:ascii="Arial" w:eastAsia="Times New Roman" w:hAnsi="Arial" w:cs="Arial"/>
                <w:color w:val="000000"/>
              </w:rPr>
              <w:t xml:space="preserve"> </w:t>
            </w:r>
            <w:r w:rsidRPr="007F0AF8">
              <w:t xml:space="preserve"> I</w:t>
            </w:r>
            <w:proofErr w:type="gramEnd"/>
            <w:r w:rsidRPr="007F0AF8">
              <w:t xml:space="preserve"> can keep my details up to date in case of any changes or mistakes</w:t>
            </w:r>
          </w:p>
        </w:tc>
      </w:tr>
      <w:tr w:rsidR="00181082" w14:paraId="698B3764"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03EE926D" w14:textId="77777777" w:rsidR="00181082" w:rsidRDefault="00181082" w:rsidP="0083469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2740FB3"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3CA5147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1CD8F0CA" w14:textId="77777777" w:rsidR="00181082" w:rsidRDefault="00181082" w:rsidP="0083469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9A39B8"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3A7D7855"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24101F02" w14:textId="77777777" w:rsidR="00181082" w:rsidRDefault="00181082" w:rsidP="0083469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826586" w14:textId="77777777" w:rsidR="00181082" w:rsidRPr="00EE7256" w:rsidRDefault="00181082" w:rsidP="0083469C">
            <w:proofErr w:type="gramStart"/>
            <w:r>
              <w:rPr>
                <w:rFonts w:ascii="Arial" w:eastAsia="Times New Roman" w:hAnsi="Arial" w:cs="Arial"/>
                <w:b/>
                <w:bCs/>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b/>
                <w:bCs/>
                <w:color w:val="000000"/>
              </w:rPr>
              <w:t xml:space="preserve"> </w:t>
            </w:r>
            <w:r>
              <w:rPr>
                <w:rFonts w:ascii="Arial" w:eastAsia="Times New Roman" w:hAnsi="Arial" w:cs="Arial"/>
                <w:b/>
                <w:bCs/>
                <w:color w:val="000000"/>
              </w:rPr>
              <w:br/>
              <w:t xml:space="preserve">When </w:t>
            </w:r>
            <w:r>
              <w:t xml:space="preserve"> I </w:t>
            </w:r>
            <w:r w:rsidRPr="007F0AF8">
              <w:t xml:space="preserve"> click on the edit option, select the information to update, and submit the changes</w:t>
            </w:r>
            <w:r>
              <w:br/>
            </w:r>
            <w:r>
              <w:rPr>
                <w:rFonts w:ascii="Arial" w:eastAsia="Times New Roman" w:hAnsi="Arial" w:cs="Arial"/>
                <w:b/>
                <w:bCs/>
                <w:color w:val="000000"/>
              </w:rPr>
              <w:t xml:space="preserve">Then </w:t>
            </w:r>
            <w:r w:rsidRPr="007F0AF8">
              <w:t xml:space="preserve"> the system successfully saves my updated information and provides confirmation</w:t>
            </w:r>
          </w:p>
        </w:tc>
      </w:tr>
    </w:tbl>
    <w:p w14:paraId="7A7E269F" w14:textId="77777777" w:rsidR="00181082" w:rsidRDefault="00181082" w:rsidP="00181082"/>
    <w:p w14:paraId="1B183EC8" w14:textId="77777777" w:rsidR="00181082" w:rsidRDefault="00181082" w:rsidP="00181082"/>
    <w:p w14:paraId="549CA87B" w14:textId="77777777" w:rsidR="00181082" w:rsidRDefault="00181082" w:rsidP="00181082"/>
    <w:p w14:paraId="18F8674E" w14:textId="77777777" w:rsidR="00181082" w:rsidRDefault="00181082" w:rsidP="00181082"/>
    <w:p w14:paraId="0C9FCF0A" w14:textId="77777777" w:rsidR="00181082" w:rsidRDefault="00181082" w:rsidP="00181082"/>
    <w:p w14:paraId="69D672D8" w14:textId="77777777" w:rsidR="00181082" w:rsidRDefault="00181082" w:rsidP="00181082"/>
    <w:p w14:paraId="6300BBDB" w14:textId="77777777" w:rsidR="00181082" w:rsidRDefault="00181082" w:rsidP="00181082"/>
    <w:p w14:paraId="2E33B646" w14:textId="77777777" w:rsidR="00181082" w:rsidRDefault="00181082" w:rsidP="00181082"/>
    <w:p w14:paraId="10E45C9F" w14:textId="77777777" w:rsidR="00181082" w:rsidRDefault="00181082" w:rsidP="00181082"/>
    <w:p w14:paraId="23C1F44A" w14:textId="77777777" w:rsidR="00181082" w:rsidRDefault="00181082" w:rsidP="00181082"/>
    <w:p w14:paraId="62C57B05" w14:textId="77777777" w:rsidR="00181082" w:rsidRDefault="00181082" w:rsidP="00181082"/>
    <w:p w14:paraId="187E870E" w14:textId="77777777" w:rsidR="00E368DD" w:rsidRDefault="00E368DD" w:rsidP="0083469C">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90FD8E9" w14:textId="77777777" w:rsidR="00E368DD" w:rsidRDefault="00E368DD" w:rsidP="00E368DD">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7538DB5D"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57535A9" w14:textId="77777777" w:rsidR="00181082" w:rsidRDefault="00181082" w:rsidP="0083469C">
            <w:pPr>
              <w:spacing w:after="0" w:line="240" w:lineRule="auto"/>
              <w:ind w:left="111" w:right="1754"/>
              <w:rPr>
                <w:rFonts w:eastAsia="Times New Roman" w:cstheme="minorHAnsi"/>
                <w:color w:val="FFFFFF" w:themeColor="background1"/>
              </w:rPr>
            </w:pPr>
            <w:r>
              <w:rPr>
                <w:rFonts w:eastAsia="Times New Roman" w:cstheme="minorHAnsi"/>
                <w:b/>
                <w:bCs/>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C98992B" w14:textId="77777777" w:rsidR="00181082" w:rsidRDefault="00181082" w:rsidP="0083469C">
            <w:pPr>
              <w:spacing w:after="0" w:line="240" w:lineRule="auto"/>
              <w:ind w:left="111"/>
              <w:jc w:val="center"/>
              <w:rPr>
                <w:rFonts w:eastAsia="Times New Roman" w:cstheme="minorHAnsi"/>
                <w:color w:val="FFFFFF" w:themeColor="background1"/>
              </w:rPr>
            </w:pPr>
            <w:r>
              <w:rPr>
                <w:rFonts w:eastAsia="Times New Roman" w:cstheme="minorHAnsi"/>
                <w:b/>
                <w:bCs/>
                <w:color w:val="FFFFFF" w:themeColor="background1"/>
              </w:rPr>
              <w:t>System Response</w:t>
            </w:r>
          </w:p>
        </w:tc>
      </w:tr>
      <w:tr w:rsidR="00181082" w14:paraId="38A83FD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1446956" w14:textId="77777777" w:rsidR="00181082" w:rsidRPr="00E76278" w:rsidRDefault="00181082" w:rsidP="0083469C">
            <w:pPr>
              <w:spacing w:after="0"/>
            </w:pPr>
            <w:r>
              <w:t xml:space="preserve">1- user clicks to edit </w:t>
            </w:r>
          </w:p>
        </w:tc>
        <w:tc>
          <w:tcPr>
            <w:tcW w:w="4237" w:type="dxa"/>
            <w:tcBorders>
              <w:top w:val="nil"/>
              <w:left w:val="nil"/>
              <w:bottom w:val="single" w:sz="18" w:space="0" w:color="FFFFFF"/>
              <w:right w:val="single" w:sz="18" w:space="0" w:color="FFFFFF"/>
            </w:tcBorders>
            <w:shd w:val="clear" w:color="auto" w:fill="DAEEF3" w:themeFill="accent5" w:themeFillTint="33"/>
          </w:tcPr>
          <w:p w14:paraId="5889C71B" w14:textId="77777777" w:rsidR="00181082" w:rsidRDefault="00181082" w:rsidP="0083469C">
            <w:pPr>
              <w:spacing w:after="0"/>
            </w:pPr>
          </w:p>
        </w:tc>
      </w:tr>
      <w:tr w:rsidR="00181082" w14:paraId="4681983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A6A7BA"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97D4503" w14:textId="77777777" w:rsidR="00181082" w:rsidRDefault="00181082" w:rsidP="0083469C">
            <w:r>
              <w:t>2</w:t>
            </w:r>
            <w:proofErr w:type="gramStart"/>
            <w:r>
              <w:t>-  system</w:t>
            </w:r>
            <w:proofErr w:type="gramEnd"/>
            <w:r>
              <w:t xml:space="preserve"> verifies user is registered</w:t>
            </w:r>
            <w:r>
              <w:br/>
              <w:t xml:space="preserve">3-  </w:t>
            </w:r>
            <w:r w:rsidRPr="007F0AF8">
              <w:t>System displays user informatio</w:t>
            </w:r>
            <w:r>
              <w:t>n</w:t>
            </w:r>
          </w:p>
          <w:p w14:paraId="55CD7801" w14:textId="77777777" w:rsidR="00181082" w:rsidRDefault="00181082" w:rsidP="0083469C">
            <w:pPr>
              <w:spacing w:after="0"/>
            </w:pPr>
          </w:p>
        </w:tc>
      </w:tr>
      <w:tr w:rsidR="00181082" w14:paraId="5879D4B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4B8D48F" w14:textId="77777777" w:rsidR="00181082" w:rsidRDefault="00181082" w:rsidP="0083469C">
            <w:pPr>
              <w:spacing w:after="0"/>
            </w:pPr>
            <w:r>
              <w:t xml:space="preserve">4- </w:t>
            </w:r>
            <w:r w:rsidRPr="007F0AF8">
              <w:t>User makes changes</w:t>
            </w:r>
            <w:r>
              <w:t xml:space="preserve"> then submits</w:t>
            </w:r>
          </w:p>
        </w:tc>
        <w:tc>
          <w:tcPr>
            <w:tcW w:w="4237" w:type="dxa"/>
            <w:tcBorders>
              <w:top w:val="nil"/>
              <w:left w:val="nil"/>
              <w:bottom w:val="single" w:sz="18" w:space="0" w:color="FFFFFF"/>
              <w:right w:val="single" w:sz="18" w:space="0" w:color="FFFFFF"/>
            </w:tcBorders>
            <w:shd w:val="clear" w:color="auto" w:fill="DAEEF3" w:themeFill="accent5" w:themeFillTint="33"/>
          </w:tcPr>
          <w:p w14:paraId="71BF71B3" w14:textId="77777777" w:rsidR="00181082" w:rsidRDefault="00181082" w:rsidP="0083469C">
            <w:pPr>
              <w:spacing w:after="0"/>
            </w:pPr>
          </w:p>
        </w:tc>
      </w:tr>
      <w:tr w:rsidR="00181082" w14:paraId="4EBBDF6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4E15D18"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4BD56E8" w14:textId="77777777" w:rsidR="00181082" w:rsidRDefault="00181082" w:rsidP="0083469C">
            <w:pPr>
              <w:spacing w:after="0"/>
            </w:pPr>
            <w:r>
              <w:t xml:space="preserve">5- </w:t>
            </w:r>
            <w:r w:rsidRPr="00345AD3">
              <w:t>System validates input and saves changes</w:t>
            </w:r>
            <w:r>
              <w:br/>
              <w:t xml:space="preserve">6- </w:t>
            </w:r>
            <w:r w:rsidRPr="00345AD3">
              <w:t>System confirms the update with a success message</w:t>
            </w:r>
          </w:p>
        </w:tc>
      </w:tr>
      <w:tr w:rsidR="00181082" w14:paraId="08A6D797"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1DD4CFA" w14:textId="77777777" w:rsidR="00181082" w:rsidRDefault="00181082" w:rsidP="0083469C">
            <w:pPr>
              <w:spacing w:after="0" w:line="256" w:lineRule="auto"/>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1DEBA88" w14:textId="77777777" w:rsidR="00181082" w:rsidRDefault="00181082" w:rsidP="0083469C">
            <w:pPr>
              <w:spacing w:after="0" w:line="256" w:lineRule="auto"/>
            </w:pPr>
          </w:p>
        </w:tc>
      </w:tr>
    </w:tbl>
    <w:p w14:paraId="03A969CA" w14:textId="77777777" w:rsidR="00181082" w:rsidRDefault="00181082" w:rsidP="00181082"/>
    <w:p w14:paraId="154C2B20" w14:textId="77777777" w:rsidR="00181082" w:rsidRDefault="00181082" w:rsidP="00181082">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6C1524C9"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61F1BB4" w14:textId="77777777" w:rsidR="00181082" w:rsidRDefault="00181082" w:rsidP="0083469C">
            <w:pPr>
              <w:spacing w:after="0" w:line="240" w:lineRule="auto"/>
              <w:ind w:left="111" w:right="1754"/>
              <w:rPr>
                <w:rFonts w:eastAsia="Times New Roman" w:cstheme="minorHAnsi"/>
                <w:color w:val="FFFFFF" w:themeColor="background1"/>
              </w:rPr>
            </w:pPr>
            <w:r>
              <w:rPr>
                <w:rFonts w:eastAsia="Times New Roman" w:cstheme="minorHAnsi"/>
                <w:b/>
                <w:bCs/>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276A142" w14:textId="77777777" w:rsidR="00181082" w:rsidRDefault="00181082" w:rsidP="0083469C">
            <w:pPr>
              <w:spacing w:after="0" w:line="240" w:lineRule="auto"/>
              <w:ind w:left="111"/>
              <w:jc w:val="center"/>
              <w:rPr>
                <w:rFonts w:eastAsia="Times New Roman" w:cstheme="minorHAnsi"/>
                <w:color w:val="FFFFFF" w:themeColor="background1"/>
              </w:rPr>
            </w:pPr>
            <w:r>
              <w:rPr>
                <w:rFonts w:eastAsia="Times New Roman" w:cstheme="minorHAnsi"/>
                <w:b/>
                <w:bCs/>
                <w:color w:val="FFFFFF" w:themeColor="background1"/>
              </w:rPr>
              <w:t>System Response</w:t>
            </w:r>
          </w:p>
        </w:tc>
      </w:tr>
      <w:tr w:rsidR="00181082" w14:paraId="05298E1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311BA0" w14:textId="77777777" w:rsidR="00181082" w:rsidRDefault="00181082" w:rsidP="0083469C">
            <w:pPr>
              <w:spacing w:after="0"/>
              <w:rPr>
                <w:b/>
                <w:bCs/>
              </w:rPr>
            </w:pPr>
            <w:r>
              <w:t>1</w:t>
            </w:r>
            <w:proofErr w:type="gramStart"/>
            <w:r>
              <w:t>-  user</w:t>
            </w:r>
            <w:proofErr w:type="gramEnd"/>
            <w:r>
              <w:t xml:space="preserve"> clicks to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30FD6C1E" w14:textId="77777777" w:rsidR="00181082" w:rsidRDefault="00181082" w:rsidP="0083469C">
            <w:pPr>
              <w:spacing w:after="0"/>
            </w:pPr>
          </w:p>
        </w:tc>
      </w:tr>
      <w:tr w:rsidR="00181082" w14:paraId="78E0E5A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3C2AD9"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D44864B" w14:textId="77777777" w:rsidR="00181082" w:rsidRDefault="00181082" w:rsidP="0083469C">
            <w:r>
              <w:t>2- system verifies user is registered</w:t>
            </w:r>
            <w:r>
              <w:br/>
              <w:t xml:space="preserve">3- </w:t>
            </w:r>
            <w:r w:rsidRPr="007F0AF8">
              <w:t>System displays user information</w:t>
            </w:r>
          </w:p>
        </w:tc>
      </w:tr>
      <w:tr w:rsidR="00181082" w14:paraId="3CE840E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6D8168E" w14:textId="77777777" w:rsidR="00181082" w:rsidRDefault="00181082" w:rsidP="0083469C">
            <w:pPr>
              <w:spacing w:after="0" w:line="240" w:lineRule="auto"/>
              <w:rPr>
                <w:rFonts w:eastAsia="Times New Roman" w:cstheme="minorHAnsi"/>
                <w:color w:val="000000"/>
              </w:rPr>
            </w:pPr>
            <w:r>
              <w:rPr>
                <w:rFonts w:eastAsia="Times New Roman" w:cstheme="minorHAnsi"/>
                <w:color w:val="000000"/>
              </w:rPr>
              <w:t>4-</w:t>
            </w:r>
            <w:r w:rsidRPr="00EB5FDA">
              <w:t xml:space="preserve"> User enters invalid data (e.g., wrong email format)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AE63768" w14:textId="77777777" w:rsidR="00181082" w:rsidRDefault="00181082" w:rsidP="0083469C">
            <w:pPr>
              <w:spacing w:before="100" w:beforeAutospacing="1" w:after="100" w:afterAutospacing="1" w:line="240" w:lineRule="auto"/>
              <w:ind w:left="105"/>
              <w:rPr>
                <w:rFonts w:eastAsia="Times New Roman" w:cstheme="minorHAnsi"/>
                <w:color w:val="000000"/>
                <w:sz w:val="21"/>
                <w:szCs w:val="21"/>
              </w:rPr>
            </w:pPr>
          </w:p>
        </w:tc>
      </w:tr>
      <w:tr w:rsidR="00181082" w14:paraId="420607C4" w14:textId="77777777" w:rsidTr="00CC75FD">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50E0F78" w14:textId="77777777" w:rsidR="00181082" w:rsidRDefault="00181082" w:rsidP="0083469C">
            <w:pPr>
              <w:spacing w:after="0" w:line="240" w:lineRule="auto"/>
              <w:rPr>
                <w:rFonts w:eastAsia="Times New Roman" w:cstheme="minorHAnsi"/>
                <w:color w:val="000000"/>
              </w:rPr>
            </w:pPr>
          </w:p>
        </w:tc>
        <w:tc>
          <w:tcPr>
            <w:tcW w:w="4237" w:type="dxa"/>
            <w:tcBorders>
              <w:top w:val="nil"/>
              <w:left w:val="nil"/>
              <w:bottom w:val="nil"/>
              <w:right w:val="single" w:sz="18" w:space="0" w:color="FFFFFF"/>
            </w:tcBorders>
            <w:shd w:val="clear" w:color="auto" w:fill="DAEEF3" w:themeFill="accent5" w:themeFillTint="33"/>
            <w:vAlign w:val="center"/>
          </w:tcPr>
          <w:p w14:paraId="7774419C" w14:textId="77777777" w:rsidR="00181082" w:rsidRDefault="00181082" w:rsidP="0083469C">
            <w:pPr>
              <w:spacing w:after="0" w:line="240" w:lineRule="auto"/>
              <w:rPr>
                <w:rFonts w:eastAsia="Times New Roman" w:cstheme="minorHAnsi"/>
                <w:color w:val="000000"/>
              </w:rPr>
            </w:pPr>
            <w:r>
              <w:rPr>
                <w:rFonts w:eastAsia="Times New Roman" w:cstheme="minorHAnsi"/>
                <w:color w:val="000000"/>
              </w:rPr>
              <w:t>5-</w:t>
            </w:r>
            <w:r w:rsidRPr="00EB5FDA">
              <w:t xml:space="preserve"> System notifies the user that the update failed and suggests retrying later</w:t>
            </w:r>
          </w:p>
        </w:tc>
      </w:tr>
      <w:tr w:rsidR="00CC75FD" w14:paraId="3E92FB8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D1866AD" w14:textId="77777777" w:rsidR="00CC75FD" w:rsidRDefault="00CC75FD" w:rsidP="0083469C">
            <w:pPr>
              <w:spacing w:after="0" w:line="240" w:lineRule="auto"/>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C27D13E" w14:textId="77777777" w:rsidR="00CC75FD" w:rsidRDefault="00CC75FD" w:rsidP="0083469C">
            <w:pPr>
              <w:spacing w:after="0" w:line="240" w:lineRule="auto"/>
              <w:rPr>
                <w:rFonts w:eastAsia="Times New Roman" w:cstheme="minorHAnsi"/>
                <w:color w:val="000000"/>
              </w:rPr>
            </w:pPr>
          </w:p>
        </w:tc>
      </w:tr>
    </w:tbl>
    <w:p w14:paraId="3F68BB30" w14:textId="77777777" w:rsidR="00181082" w:rsidRDefault="00181082" w:rsidP="00181082"/>
    <w:p w14:paraId="01628103" w14:textId="77777777" w:rsidR="00FA10D1" w:rsidRDefault="00FA10D1" w:rsidP="00181082"/>
    <w:p w14:paraId="722FD730" w14:textId="77777777" w:rsidR="00FA10D1" w:rsidRDefault="00FA10D1" w:rsidP="00181082"/>
    <w:p w14:paraId="5422D4B4" w14:textId="77777777" w:rsidR="00FA10D1" w:rsidRDefault="00FA10D1" w:rsidP="00181082"/>
    <w:p w14:paraId="57003E78" w14:textId="77777777" w:rsidR="00FA10D1" w:rsidRDefault="00FA10D1" w:rsidP="00181082"/>
    <w:p w14:paraId="4C15B2C2" w14:textId="77777777" w:rsidR="00FA10D1" w:rsidRDefault="00FA10D1" w:rsidP="00181082"/>
    <w:p w14:paraId="41589866" w14:textId="77777777" w:rsidR="00FA10D1" w:rsidRDefault="00FA10D1" w:rsidP="00181082"/>
    <w:p w14:paraId="427F7ABD" w14:textId="77777777" w:rsidR="00FA10D1" w:rsidRDefault="00FA10D1" w:rsidP="00181082"/>
    <w:p w14:paraId="706F3307" w14:textId="77777777" w:rsidR="00FA10D1" w:rsidRDefault="00FA10D1" w:rsidP="00181082"/>
    <w:p w14:paraId="7286122F" w14:textId="77777777" w:rsidR="00FA10D1" w:rsidRDefault="00FA10D1" w:rsidP="00181082"/>
    <w:p w14:paraId="316B97FD" w14:textId="77777777" w:rsidR="00FA10D1" w:rsidRDefault="00FA10D1" w:rsidP="00181082"/>
    <w:p w14:paraId="46CDCB1C" w14:textId="77777777" w:rsidR="00EA117A" w:rsidRDefault="00EA117A" w:rsidP="00181082"/>
    <w:p w14:paraId="7226D305" w14:textId="77777777" w:rsidR="00EA117A" w:rsidRDefault="00EA117A" w:rsidP="00181082"/>
    <w:p w14:paraId="2EE092CF" w14:textId="77777777" w:rsidR="00EA117A" w:rsidRDefault="00EA117A" w:rsidP="00181082"/>
    <w:p w14:paraId="032CADB7" w14:textId="77777777" w:rsidR="00EA117A" w:rsidRDefault="00EA117A" w:rsidP="00181082"/>
    <w:p w14:paraId="60850F69" w14:textId="77777777" w:rsidR="00CC75FD" w:rsidRDefault="00CC75FD" w:rsidP="00CC75FD">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767779B5" w14:textId="2DA7069D" w:rsidR="00CC75FD" w:rsidRDefault="00FA10D1" w:rsidP="00181082">
      <w:r>
        <w:rPr>
          <w:noProof/>
        </w:rPr>
        <w:drawing>
          <wp:inline distT="0" distB="0" distL="0" distR="0" wp14:anchorId="7BB5886D" wp14:editId="5D977676">
            <wp:extent cx="4682490" cy="4538832"/>
            <wp:effectExtent l="0" t="0" r="3810" b="0"/>
            <wp:docPr id="1366289471"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89471" name="Picture 5" descr="A screenshot of a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1889" cy="4547943"/>
                    </a:xfrm>
                    <a:prstGeom prst="rect">
                      <a:avLst/>
                    </a:prstGeom>
                  </pic:spPr>
                </pic:pic>
              </a:graphicData>
            </a:graphic>
          </wp:inline>
        </w:drawing>
      </w:r>
    </w:p>
    <w:p w14:paraId="73B2D9D3" w14:textId="77777777" w:rsidR="002E6FA7" w:rsidRDefault="002E6FA7" w:rsidP="002E6FA7">
      <w:pPr>
        <w:spacing w:after="0"/>
        <w:ind w:left="284"/>
      </w:pPr>
    </w:p>
    <w:p w14:paraId="00B78FB0" w14:textId="53C11C9C" w:rsidR="009E3B60" w:rsidRPr="009E3B60" w:rsidRDefault="002E6FA7" w:rsidP="009E3B6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9E3B60" w:rsidRPr="009655CD" w14:paraId="6C8BEC9C"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1D0FF089" w14:textId="77777777" w:rsidR="009E3B60" w:rsidRPr="009655CD" w:rsidRDefault="009E3B60" w:rsidP="00E975C2">
            <w:pPr>
              <w:spacing w:after="160" w:line="278" w:lineRule="auto"/>
              <w:rPr>
                <w:b/>
                <w:bCs/>
              </w:rPr>
            </w:pPr>
            <w:r w:rsidRPr="009655CD">
              <w:rPr>
                <w:b/>
                <w:bCs/>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78B87F3" w14:textId="77777777" w:rsidR="009E3B60" w:rsidRPr="009655CD" w:rsidRDefault="009E3B60" w:rsidP="00E975C2">
            <w:pPr>
              <w:spacing w:after="160" w:line="278" w:lineRule="auto"/>
              <w:rPr>
                <w:b/>
                <w:bCs/>
              </w:rPr>
            </w:pPr>
            <w:r w:rsidRPr="009655CD">
              <w:rPr>
                <w:b/>
                <w:bCs/>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EEB1B88" w14:textId="77777777" w:rsidR="009E3B60" w:rsidRPr="009655CD" w:rsidRDefault="009E3B60" w:rsidP="00E975C2">
            <w:pPr>
              <w:spacing w:after="160" w:line="278" w:lineRule="auto"/>
              <w:rPr>
                <w:b/>
                <w:bCs/>
              </w:rPr>
            </w:pPr>
            <w:r w:rsidRPr="009655CD">
              <w:rPr>
                <w:b/>
                <w:bCs/>
              </w:rPr>
              <w:t>Data Validation / Business Rule</w:t>
            </w:r>
          </w:p>
        </w:tc>
      </w:tr>
      <w:tr w:rsidR="009E3B60" w:rsidRPr="009655CD" w14:paraId="4E14E9AE"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4F0107B5" w14:textId="77777777" w:rsidR="009E3B60" w:rsidRPr="009655CD" w:rsidRDefault="009E3B60" w:rsidP="00E975C2">
            <w:pPr>
              <w:spacing w:after="160" w:line="278" w:lineRule="auto"/>
            </w:pPr>
            <w:r w:rsidRPr="009655CD">
              <w:t xml:space="preserve">Name field </w:t>
            </w:r>
          </w:p>
        </w:tc>
        <w:tc>
          <w:tcPr>
            <w:tcW w:w="2551" w:type="dxa"/>
            <w:tcBorders>
              <w:top w:val="nil"/>
              <w:left w:val="nil"/>
              <w:bottom w:val="single" w:sz="18" w:space="0" w:color="FFFFFF"/>
              <w:right w:val="single" w:sz="18" w:space="0" w:color="FFFFFF"/>
            </w:tcBorders>
            <w:shd w:val="clear" w:color="auto" w:fill="C9F1FF"/>
            <w:vAlign w:val="center"/>
            <w:hideMark/>
          </w:tcPr>
          <w:p w14:paraId="759183B1" w14:textId="77777777" w:rsidR="009E3B60" w:rsidRPr="009655CD" w:rsidRDefault="009E3B60" w:rsidP="00E975C2">
            <w:pPr>
              <w:spacing w:after="160" w:line="278" w:lineRule="auto"/>
            </w:pPr>
            <w:r w:rsidRPr="009655CD">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A760E71" w14:textId="77777777" w:rsidR="009E3B60" w:rsidRPr="009655CD" w:rsidRDefault="009E3B60" w:rsidP="00E975C2">
            <w:pPr>
              <w:spacing w:after="160" w:line="278" w:lineRule="auto"/>
            </w:pPr>
            <w:r w:rsidRPr="009655CD">
              <w:t xml:space="preserve"> Structured text</w:t>
            </w:r>
          </w:p>
        </w:tc>
      </w:tr>
      <w:tr w:rsidR="009E3B60" w:rsidRPr="009655CD" w14:paraId="2E0527FA"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3558FE1" w14:textId="77777777" w:rsidR="009E3B60" w:rsidRPr="009655CD" w:rsidRDefault="009E3B60" w:rsidP="00E975C2">
            <w:pPr>
              <w:spacing w:after="160" w:line="278" w:lineRule="auto"/>
            </w:pPr>
            <w:r w:rsidRPr="009655CD">
              <w:t xml:space="preserve">   Email</w:t>
            </w:r>
          </w:p>
        </w:tc>
        <w:tc>
          <w:tcPr>
            <w:tcW w:w="2551" w:type="dxa"/>
            <w:tcBorders>
              <w:top w:val="nil"/>
              <w:left w:val="nil"/>
              <w:bottom w:val="single" w:sz="18" w:space="0" w:color="FFFFFF"/>
              <w:right w:val="single" w:sz="18" w:space="0" w:color="FFFFFF"/>
            </w:tcBorders>
            <w:shd w:val="clear" w:color="auto" w:fill="C9F1FF"/>
            <w:vAlign w:val="center"/>
            <w:hideMark/>
          </w:tcPr>
          <w:p w14:paraId="547D7225" w14:textId="77777777" w:rsidR="009E3B60" w:rsidRPr="009655CD" w:rsidRDefault="009E3B60" w:rsidP="00E975C2">
            <w:pPr>
              <w:spacing w:after="160" w:line="278" w:lineRule="auto"/>
            </w:pPr>
            <w:r w:rsidRPr="009655CD">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B90D340" w14:textId="77777777" w:rsidR="009E3B60" w:rsidRPr="009655CD" w:rsidRDefault="009E3B60" w:rsidP="00E975C2">
            <w:pPr>
              <w:spacing w:after="160" w:line="278" w:lineRule="auto"/>
            </w:pPr>
            <w:r w:rsidRPr="009655CD">
              <w:t xml:space="preserve"> Structured text</w:t>
            </w:r>
          </w:p>
        </w:tc>
      </w:tr>
      <w:tr w:rsidR="009E3B60" w:rsidRPr="009655CD" w14:paraId="49B3E00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6DB60B0" w14:textId="77777777" w:rsidR="009E3B60" w:rsidRPr="009655CD" w:rsidRDefault="009E3B60" w:rsidP="00E975C2">
            <w:pPr>
              <w:spacing w:after="160" w:line="278" w:lineRule="auto"/>
            </w:pPr>
            <w:r w:rsidRPr="009655CD">
              <w:t xml:space="preserve">   Password</w:t>
            </w:r>
          </w:p>
        </w:tc>
        <w:tc>
          <w:tcPr>
            <w:tcW w:w="2551" w:type="dxa"/>
            <w:tcBorders>
              <w:top w:val="nil"/>
              <w:left w:val="nil"/>
              <w:bottom w:val="single" w:sz="18" w:space="0" w:color="FFFFFF"/>
              <w:right w:val="single" w:sz="18" w:space="0" w:color="FFFFFF"/>
            </w:tcBorders>
            <w:shd w:val="clear" w:color="auto" w:fill="C9F1FF"/>
            <w:vAlign w:val="center"/>
            <w:hideMark/>
          </w:tcPr>
          <w:p w14:paraId="7919029F" w14:textId="77777777" w:rsidR="009E3B60" w:rsidRPr="009655CD" w:rsidRDefault="009E3B60" w:rsidP="00E975C2">
            <w:pPr>
              <w:spacing w:after="160" w:line="278" w:lineRule="auto"/>
            </w:pPr>
            <w:r w:rsidRPr="009655CD">
              <w:t>Alphanumeric&gt; 8 and &lt; 20</w:t>
            </w:r>
          </w:p>
        </w:tc>
        <w:tc>
          <w:tcPr>
            <w:tcW w:w="3686" w:type="dxa"/>
            <w:tcBorders>
              <w:top w:val="nil"/>
              <w:left w:val="nil"/>
              <w:bottom w:val="single" w:sz="18" w:space="0" w:color="FFFFFF"/>
              <w:right w:val="single" w:sz="18" w:space="0" w:color="FFFFFF"/>
            </w:tcBorders>
            <w:shd w:val="clear" w:color="auto" w:fill="C9F1FF"/>
            <w:vAlign w:val="center"/>
            <w:hideMark/>
          </w:tcPr>
          <w:p w14:paraId="4F8680ED" w14:textId="77777777" w:rsidR="009E3B60" w:rsidRPr="009655CD" w:rsidRDefault="009E3B60" w:rsidP="00E975C2">
            <w:pPr>
              <w:spacing w:after="160" w:line="278" w:lineRule="auto"/>
            </w:pPr>
            <w:r w:rsidRPr="009655CD">
              <w:t>Password confirmation and must</w:t>
            </w:r>
          </w:p>
          <w:p w14:paraId="760CE4FA" w14:textId="77777777" w:rsidR="009E3B60" w:rsidRPr="009655CD" w:rsidRDefault="009E3B60" w:rsidP="00E975C2">
            <w:pPr>
              <w:spacing w:after="160" w:line="278" w:lineRule="auto"/>
            </w:pPr>
            <w:r w:rsidRPr="009655CD">
              <w:lastRenderedPageBreak/>
              <w:t>include an uppercase letter, numbers</w:t>
            </w:r>
          </w:p>
          <w:p w14:paraId="67B945B3" w14:textId="77777777" w:rsidR="009E3B60" w:rsidRPr="009655CD" w:rsidRDefault="009E3B60" w:rsidP="00E975C2">
            <w:pPr>
              <w:spacing w:after="160" w:line="278" w:lineRule="auto"/>
            </w:pPr>
            <w:r w:rsidRPr="009655CD">
              <w:t>and/or special characters</w:t>
            </w:r>
          </w:p>
        </w:tc>
      </w:tr>
      <w:tr w:rsidR="009E3B60" w:rsidRPr="009655CD" w14:paraId="66B64333"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4A6845A" w14:textId="77777777" w:rsidR="009E3B60" w:rsidRPr="009655CD" w:rsidRDefault="009E3B60" w:rsidP="00E975C2">
            <w:pPr>
              <w:spacing w:after="160" w:line="278" w:lineRule="auto"/>
            </w:pPr>
            <w:r w:rsidRPr="009655CD">
              <w:lastRenderedPageBreak/>
              <w:t xml:space="preserve">   National ID</w:t>
            </w:r>
          </w:p>
        </w:tc>
        <w:tc>
          <w:tcPr>
            <w:tcW w:w="2551" w:type="dxa"/>
            <w:tcBorders>
              <w:top w:val="nil"/>
              <w:left w:val="nil"/>
              <w:bottom w:val="single" w:sz="18" w:space="0" w:color="FFFFFF"/>
              <w:right w:val="single" w:sz="18" w:space="0" w:color="FFFFFF"/>
            </w:tcBorders>
            <w:shd w:val="clear" w:color="auto" w:fill="C9F1FF"/>
            <w:vAlign w:val="center"/>
            <w:hideMark/>
          </w:tcPr>
          <w:p w14:paraId="53302452" w14:textId="77777777" w:rsidR="009E3B60" w:rsidRPr="009655CD" w:rsidRDefault="009E3B60" w:rsidP="00E975C2">
            <w:pPr>
              <w:spacing w:after="160" w:line="278" w:lineRule="auto"/>
            </w:pPr>
            <w:r w:rsidRPr="009655CD">
              <w:t>Numeric equal to 14 digits</w:t>
            </w:r>
          </w:p>
        </w:tc>
        <w:tc>
          <w:tcPr>
            <w:tcW w:w="3686" w:type="dxa"/>
            <w:tcBorders>
              <w:top w:val="nil"/>
              <w:left w:val="nil"/>
              <w:bottom w:val="single" w:sz="18" w:space="0" w:color="FFFFFF"/>
              <w:right w:val="single" w:sz="18" w:space="0" w:color="FFFFFF"/>
            </w:tcBorders>
            <w:shd w:val="clear" w:color="auto" w:fill="C9F1FF"/>
            <w:vAlign w:val="center"/>
            <w:hideMark/>
          </w:tcPr>
          <w:p w14:paraId="78EE3D65" w14:textId="77777777" w:rsidR="009E3B60" w:rsidRPr="009655CD" w:rsidRDefault="009E3B60" w:rsidP="00E975C2">
            <w:pPr>
              <w:spacing w:after="160" w:line="278" w:lineRule="auto"/>
            </w:pPr>
            <w:r w:rsidRPr="009655CD">
              <w:t>Check it in the database of civil registry</w:t>
            </w:r>
          </w:p>
        </w:tc>
      </w:tr>
      <w:tr w:rsidR="009E3B60" w:rsidRPr="009655CD" w14:paraId="3D41E0CC"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93CF0F0" w14:textId="77777777" w:rsidR="009E3B60" w:rsidRPr="009655CD" w:rsidRDefault="009E3B60" w:rsidP="00E975C2">
            <w:pPr>
              <w:spacing w:after="160" w:line="278" w:lineRule="auto"/>
            </w:pPr>
            <w:r w:rsidRPr="009655CD">
              <w:t xml:space="preserve">   Phone number field</w:t>
            </w:r>
          </w:p>
        </w:tc>
        <w:tc>
          <w:tcPr>
            <w:tcW w:w="2551" w:type="dxa"/>
            <w:tcBorders>
              <w:top w:val="nil"/>
              <w:left w:val="nil"/>
              <w:bottom w:val="single" w:sz="18" w:space="0" w:color="FFFFFF"/>
              <w:right w:val="single" w:sz="18" w:space="0" w:color="FFFFFF"/>
            </w:tcBorders>
            <w:shd w:val="clear" w:color="auto" w:fill="C9F1FF"/>
            <w:vAlign w:val="center"/>
            <w:hideMark/>
          </w:tcPr>
          <w:p w14:paraId="31F4193B" w14:textId="77777777" w:rsidR="009E3B60" w:rsidRPr="009655CD" w:rsidRDefault="009E3B60" w:rsidP="00E975C2">
            <w:pPr>
              <w:spacing w:after="160" w:line="278" w:lineRule="auto"/>
            </w:pPr>
            <w:r w:rsidRPr="009655CD">
              <w:t>Numeric &lt; 15 digit</w:t>
            </w:r>
          </w:p>
        </w:tc>
        <w:tc>
          <w:tcPr>
            <w:tcW w:w="3686" w:type="dxa"/>
            <w:tcBorders>
              <w:top w:val="nil"/>
              <w:left w:val="nil"/>
              <w:bottom w:val="single" w:sz="18" w:space="0" w:color="FFFFFF"/>
              <w:right w:val="single" w:sz="18" w:space="0" w:color="FFFFFF"/>
            </w:tcBorders>
            <w:shd w:val="clear" w:color="auto" w:fill="C9F1FF"/>
            <w:vAlign w:val="center"/>
            <w:hideMark/>
          </w:tcPr>
          <w:p w14:paraId="7C78B197" w14:textId="77777777" w:rsidR="009E3B60" w:rsidRPr="009655CD" w:rsidRDefault="009E3B60" w:rsidP="00E975C2">
            <w:pPr>
              <w:spacing w:after="160" w:line="278" w:lineRule="auto"/>
            </w:pPr>
            <w:r w:rsidRPr="009655CD">
              <w:t xml:space="preserve"> Confirmed by text message</w:t>
            </w:r>
          </w:p>
        </w:tc>
      </w:tr>
    </w:tbl>
    <w:p w14:paraId="365A1898" w14:textId="77777777" w:rsidR="00FA10D1" w:rsidRDefault="00FA10D1" w:rsidP="00181082"/>
    <w:p w14:paraId="2FE1F5C8" w14:textId="3213C75C" w:rsidR="00181082" w:rsidRPr="00EA117A" w:rsidRDefault="00181082" w:rsidP="00EA117A">
      <w:pPr>
        <w:spacing w:after="0"/>
        <w:ind w:left="284"/>
        <w:rPr>
          <w:b/>
          <w:bCs/>
        </w:rPr>
      </w:pPr>
      <w:r>
        <w:rPr>
          <w:b/>
          <w:bCs/>
        </w:rPr>
        <w:t>_____________________________________________________________________________________</w:t>
      </w:r>
    </w:p>
    <w:p w14:paraId="0D9FC296" w14:textId="25BA2AC7" w:rsidR="00181082" w:rsidRPr="00E368DD" w:rsidRDefault="00E368DD" w:rsidP="00E368DD">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#9</w:t>
      </w: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704748EB"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4F8A7BE" w14:textId="77777777" w:rsidR="00181082" w:rsidRDefault="00181082" w:rsidP="0083469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2480728" w14:textId="77777777" w:rsidR="00181082" w:rsidRDefault="00181082" w:rsidP="0083469C">
            <w:pPr>
              <w:spacing w:after="0" w:line="240" w:lineRule="auto"/>
              <w:ind w:left="111" w:right="443"/>
              <w:rPr>
                <w:rFonts w:ascii="Calibri" w:eastAsia="Times New Roman" w:hAnsi="Calibri" w:cs="Calibri"/>
                <w:color w:val="000000"/>
                <w:lang w:bidi="ar-EG"/>
              </w:rPr>
            </w:pPr>
            <w:r>
              <w:rPr>
                <w:rFonts w:ascii="Calibri" w:eastAsia="Times New Roman" w:hAnsi="Calibri" w:cs="Calibri"/>
                <w:color w:val="000000"/>
                <w:lang w:bidi="ar-EG"/>
              </w:rPr>
              <w:t>US #9</w:t>
            </w:r>
          </w:p>
        </w:tc>
      </w:tr>
      <w:tr w:rsidR="00181082" w14:paraId="1C49ACD4"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9C552D5" w14:textId="77777777" w:rsidR="00181082" w:rsidRDefault="00181082" w:rsidP="0083469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207B223" w14:textId="77777777" w:rsidR="00181082" w:rsidRPr="00915F3E" w:rsidRDefault="00181082" w:rsidP="0083469C">
            <w:r w:rsidRPr="000E3DC4">
              <w:t>setting retirement target</w:t>
            </w:r>
          </w:p>
        </w:tc>
      </w:tr>
      <w:tr w:rsidR="00181082" w14:paraId="4A341D92"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177F8C3" w14:textId="77777777" w:rsidR="00181082" w:rsidRDefault="00181082" w:rsidP="0083469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28F3014" w14:textId="77777777" w:rsidR="00181082" w:rsidRDefault="00181082" w:rsidP="0083469C">
            <w:pPr>
              <w:spacing w:after="0" w:line="264" w:lineRule="auto"/>
            </w:pPr>
            <w:r>
              <w:t>User/investor</w:t>
            </w:r>
          </w:p>
        </w:tc>
      </w:tr>
      <w:tr w:rsidR="00181082" w14:paraId="25418C5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C5F4D9F" w14:textId="77777777" w:rsidR="00181082" w:rsidRDefault="00181082" w:rsidP="0083469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F31A699"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investor</w:t>
            </w:r>
          </w:p>
          <w:p w14:paraId="2ED1339E"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I’d like </w:t>
            </w:r>
            <w:r>
              <w:t xml:space="preserve">to </w:t>
            </w:r>
            <w:r w:rsidRPr="00122A5A">
              <w:t>set my retirement target</w:t>
            </w:r>
          </w:p>
          <w:p w14:paraId="2AB60DF0" w14:textId="77777777" w:rsidR="00181082" w:rsidRDefault="00181082" w:rsidP="0083469C">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r w:rsidRPr="007F0AF8">
              <w:t xml:space="preserve"> </w:t>
            </w:r>
            <w:r w:rsidRPr="00122A5A">
              <w:t xml:space="preserve"> I</w:t>
            </w:r>
            <w:proofErr w:type="gramEnd"/>
            <w:r w:rsidRPr="00122A5A">
              <w:t xml:space="preserve"> can plan my savings and financial goals</w:t>
            </w:r>
          </w:p>
        </w:tc>
      </w:tr>
      <w:tr w:rsidR="00181082" w14:paraId="424D1C06"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B21C34" w14:textId="77777777" w:rsidR="00181082" w:rsidRDefault="00181082" w:rsidP="0083469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1F0E9FA"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2ECBE19C"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2338E3EE" w14:textId="77777777" w:rsidR="00181082" w:rsidRDefault="00181082" w:rsidP="0083469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88CDB74"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6BA3E7BC"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9AE9CC" w14:textId="77777777" w:rsidR="00181082" w:rsidRDefault="00181082" w:rsidP="0083469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80825ED" w14:textId="77777777" w:rsidR="00181082" w:rsidRPr="00EE7256" w:rsidRDefault="00181082" w:rsidP="0083469C">
            <w:proofErr w:type="gramStart"/>
            <w:r>
              <w:rPr>
                <w:rFonts w:ascii="Arial" w:eastAsia="Times New Roman" w:hAnsi="Arial" w:cs="Arial"/>
                <w:b/>
                <w:bCs/>
                <w:color w:val="000000"/>
              </w:rPr>
              <w:t xml:space="preserve">Given </w:t>
            </w:r>
            <w:r w:rsidRPr="007F0AF8">
              <w:t xml:space="preserve"> </w:t>
            </w:r>
            <w:r w:rsidRPr="001F1315">
              <w:t>I</w:t>
            </w:r>
            <w:proofErr w:type="gramEnd"/>
            <w:r w:rsidRPr="001F1315">
              <w:t xml:space="preserve"> am a registered and logged-in user on the retirement planning page</w:t>
            </w:r>
            <w:r>
              <w:rPr>
                <w:rFonts w:ascii="Arial" w:eastAsia="Times New Roman" w:hAnsi="Arial" w:cs="Arial"/>
                <w:b/>
                <w:bCs/>
                <w:color w:val="000000"/>
              </w:rPr>
              <w:br/>
              <w:t xml:space="preserve">When </w:t>
            </w:r>
            <w:r>
              <w:t xml:space="preserve"> </w:t>
            </w:r>
            <w:r w:rsidRPr="001F1315">
              <w:t>I enter my retirement target (age, savings goal, expected expenses, etc.) and submit it</w:t>
            </w:r>
            <w:r>
              <w:br/>
            </w:r>
            <w:r>
              <w:rPr>
                <w:rFonts w:ascii="Arial" w:eastAsia="Times New Roman" w:hAnsi="Arial" w:cs="Arial"/>
                <w:b/>
                <w:bCs/>
                <w:color w:val="000000"/>
              </w:rPr>
              <w:t xml:space="preserve">Then </w:t>
            </w:r>
            <w:r w:rsidRPr="007F0AF8">
              <w:t xml:space="preserve"> </w:t>
            </w:r>
            <w:r w:rsidRPr="001F1315">
              <w:t>the system should save my target and confirm the update.</w:t>
            </w:r>
          </w:p>
        </w:tc>
      </w:tr>
    </w:tbl>
    <w:p w14:paraId="09FE1435" w14:textId="77777777" w:rsidR="00181082" w:rsidRDefault="00181082" w:rsidP="00181082"/>
    <w:p w14:paraId="7359E0EF" w14:textId="77777777" w:rsidR="00181082" w:rsidRDefault="00181082" w:rsidP="00181082"/>
    <w:p w14:paraId="5A172D0E" w14:textId="77777777" w:rsidR="00181082" w:rsidRDefault="00181082" w:rsidP="00181082"/>
    <w:p w14:paraId="46285238" w14:textId="77777777" w:rsidR="00181082" w:rsidRDefault="00181082" w:rsidP="00181082"/>
    <w:p w14:paraId="13E709E9" w14:textId="77777777" w:rsidR="00181082" w:rsidRDefault="00181082" w:rsidP="00181082"/>
    <w:p w14:paraId="2173E1C6" w14:textId="77777777" w:rsidR="00181082" w:rsidRDefault="00181082" w:rsidP="00181082"/>
    <w:p w14:paraId="75A93042" w14:textId="77777777" w:rsidR="00181082" w:rsidRDefault="00181082" w:rsidP="00181082"/>
    <w:p w14:paraId="76AD512E" w14:textId="77777777" w:rsidR="00181082" w:rsidRDefault="00181082" w:rsidP="00181082"/>
    <w:p w14:paraId="72103FA1" w14:textId="77777777" w:rsidR="00181082" w:rsidRDefault="00181082" w:rsidP="00181082"/>
    <w:p w14:paraId="7465EF4F" w14:textId="77777777" w:rsidR="00181082" w:rsidRDefault="00181082" w:rsidP="00181082"/>
    <w:p w14:paraId="1604BD56" w14:textId="77777777" w:rsidR="007827B9" w:rsidRDefault="007827B9" w:rsidP="00181082"/>
    <w:p w14:paraId="0F0FC3F4" w14:textId="77777777" w:rsidR="007827B9" w:rsidRDefault="007827B9" w:rsidP="00181082"/>
    <w:p w14:paraId="41F861F4" w14:textId="77777777" w:rsidR="007827B9" w:rsidRDefault="007827B9" w:rsidP="00181082"/>
    <w:p w14:paraId="5EAED17D" w14:textId="77777777" w:rsidR="007827B9" w:rsidRDefault="007827B9" w:rsidP="00181082"/>
    <w:p w14:paraId="4ACD8EF8" w14:textId="688FAAC6" w:rsidR="00E368DD" w:rsidRDefault="00E368DD" w:rsidP="0083469C">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4AF29510" w14:textId="77777777" w:rsidR="00E368DD" w:rsidRDefault="00E368DD" w:rsidP="00E368DD">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1B176CE4"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324A8AB" w14:textId="77777777" w:rsidR="00181082" w:rsidRDefault="00181082" w:rsidP="0083469C">
            <w:pPr>
              <w:spacing w:after="0" w:line="240" w:lineRule="auto"/>
              <w:ind w:left="111" w:right="1754"/>
              <w:rPr>
                <w:rFonts w:eastAsia="Times New Roman" w:cstheme="minorHAnsi"/>
                <w:color w:val="FFFFFF" w:themeColor="background1"/>
              </w:rPr>
            </w:pPr>
            <w:r>
              <w:rPr>
                <w:rFonts w:eastAsia="Times New Roman" w:cstheme="minorHAnsi"/>
                <w:b/>
                <w:bCs/>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676EEF" w14:textId="77777777" w:rsidR="00181082" w:rsidRDefault="00181082" w:rsidP="0083469C">
            <w:pPr>
              <w:spacing w:after="0" w:line="240" w:lineRule="auto"/>
              <w:ind w:left="111"/>
              <w:jc w:val="center"/>
              <w:rPr>
                <w:rFonts w:eastAsia="Times New Roman" w:cstheme="minorHAnsi"/>
                <w:color w:val="FFFFFF" w:themeColor="background1"/>
              </w:rPr>
            </w:pPr>
            <w:r>
              <w:rPr>
                <w:rFonts w:eastAsia="Times New Roman" w:cstheme="minorHAnsi"/>
                <w:b/>
                <w:bCs/>
                <w:color w:val="FFFFFF" w:themeColor="background1"/>
              </w:rPr>
              <w:t>System Response</w:t>
            </w:r>
          </w:p>
        </w:tc>
      </w:tr>
      <w:tr w:rsidR="00181082" w14:paraId="52719A2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B924CB" w14:textId="77777777" w:rsidR="00181082" w:rsidRPr="00E76278" w:rsidRDefault="00181082" w:rsidP="0083469C">
            <w:r>
              <w:t>1</w:t>
            </w:r>
            <w:proofErr w:type="gramStart"/>
            <w:r>
              <w:t xml:space="preserve">-  </w:t>
            </w:r>
            <w:r w:rsidRPr="00573E1E">
              <w:t>User</w:t>
            </w:r>
            <w:proofErr w:type="gramEnd"/>
            <w:r w:rsidRPr="00573E1E">
              <w:t xml:space="preserve"> navigates to the retirement planning section.</w:t>
            </w:r>
          </w:p>
        </w:tc>
        <w:tc>
          <w:tcPr>
            <w:tcW w:w="4237" w:type="dxa"/>
            <w:tcBorders>
              <w:top w:val="nil"/>
              <w:left w:val="nil"/>
              <w:bottom w:val="single" w:sz="18" w:space="0" w:color="FFFFFF"/>
              <w:right w:val="single" w:sz="18" w:space="0" w:color="FFFFFF"/>
            </w:tcBorders>
            <w:shd w:val="clear" w:color="auto" w:fill="DAEEF3" w:themeFill="accent5" w:themeFillTint="33"/>
          </w:tcPr>
          <w:p w14:paraId="15C5704B" w14:textId="77777777" w:rsidR="00181082" w:rsidRDefault="00181082" w:rsidP="0083469C">
            <w:pPr>
              <w:spacing w:after="0"/>
            </w:pPr>
          </w:p>
        </w:tc>
      </w:tr>
      <w:tr w:rsidR="00181082" w14:paraId="3A355572"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B32B642"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386ECC1" w14:textId="77777777" w:rsidR="00181082" w:rsidRDefault="00181082" w:rsidP="0083469C">
            <w:r>
              <w:t>2</w:t>
            </w:r>
            <w:proofErr w:type="gramStart"/>
            <w:r>
              <w:t xml:space="preserve">-  </w:t>
            </w:r>
            <w:r w:rsidRPr="00573E1E">
              <w:t>System</w:t>
            </w:r>
            <w:proofErr w:type="gramEnd"/>
            <w:r w:rsidRPr="00573E1E">
              <w:t xml:space="preserve"> loads the retirement planning interface</w:t>
            </w:r>
          </w:p>
        </w:tc>
      </w:tr>
      <w:tr w:rsidR="00181082" w14:paraId="2BC94CE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B1BCC22" w14:textId="77777777" w:rsidR="00181082" w:rsidRDefault="00181082" w:rsidP="0083469C">
            <w:pPr>
              <w:spacing w:after="0"/>
            </w:pPr>
            <w:r>
              <w:t xml:space="preserve">3- </w:t>
            </w:r>
            <w:r w:rsidRPr="00573E1E">
              <w:t>User enters the retirement target details (age, savings goal, etc.).</w:t>
            </w:r>
          </w:p>
        </w:tc>
        <w:tc>
          <w:tcPr>
            <w:tcW w:w="4237" w:type="dxa"/>
            <w:tcBorders>
              <w:top w:val="nil"/>
              <w:left w:val="nil"/>
              <w:bottom w:val="single" w:sz="18" w:space="0" w:color="FFFFFF"/>
              <w:right w:val="single" w:sz="18" w:space="0" w:color="FFFFFF"/>
            </w:tcBorders>
            <w:shd w:val="clear" w:color="auto" w:fill="DAEEF3" w:themeFill="accent5" w:themeFillTint="33"/>
          </w:tcPr>
          <w:p w14:paraId="64730665" w14:textId="77777777" w:rsidR="00181082" w:rsidRDefault="00181082" w:rsidP="0083469C">
            <w:pPr>
              <w:spacing w:after="0"/>
            </w:pPr>
          </w:p>
        </w:tc>
      </w:tr>
      <w:tr w:rsidR="00181082" w14:paraId="32411D5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498D9B7"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6E53578" w14:textId="77777777" w:rsidR="00181082" w:rsidRDefault="00181082" w:rsidP="0083469C">
            <w:pPr>
              <w:spacing w:after="0"/>
            </w:pPr>
            <w:r>
              <w:t>5-</w:t>
            </w:r>
            <w:r w:rsidRPr="00573E1E">
              <w:t xml:space="preserve"> System validates the input.</w:t>
            </w:r>
            <w:r>
              <w:br/>
              <w:t xml:space="preserve">6- </w:t>
            </w:r>
            <w:r w:rsidRPr="00573E1E">
              <w:t>System saves the retirement target and displays a success message.</w:t>
            </w:r>
          </w:p>
        </w:tc>
      </w:tr>
      <w:tr w:rsidR="00181082" w14:paraId="0BE3366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70EE61A" w14:textId="77777777" w:rsidR="00181082" w:rsidRDefault="00181082" w:rsidP="0083469C">
            <w:pPr>
              <w:spacing w:before="2" w:after="0" w:line="240" w:lineRule="auto"/>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19E2AF7" w14:textId="77777777" w:rsidR="00181082" w:rsidRDefault="00181082" w:rsidP="0083469C">
            <w:pPr>
              <w:spacing w:after="0" w:line="240" w:lineRule="auto"/>
              <w:rPr>
                <w:rFonts w:eastAsia="Times New Roman" w:cstheme="minorHAnsi"/>
                <w:color w:val="000000"/>
              </w:rPr>
            </w:pPr>
          </w:p>
        </w:tc>
      </w:tr>
      <w:tr w:rsidR="00181082" w14:paraId="4D88774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6ABAE45" w14:textId="77777777" w:rsidR="00181082" w:rsidRDefault="00181082" w:rsidP="0083469C">
            <w:pPr>
              <w:pStyle w:val="ListParagraph"/>
              <w:spacing w:before="2" w:after="0" w:line="240" w:lineRule="auto"/>
              <w:ind w:left="465"/>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3494929" w14:textId="77777777" w:rsidR="00181082" w:rsidRDefault="00181082" w:rsidP="0083469C">
            <w:pPr>
              <w:spacing w:after="0" w:line="240" w:lineRule="auto"/>
              <w:rPr>
                <w:rFonts w:eastAsia="Times New Roman" w:cstheme="minorHAnsi"/>
                <w:color w:val="000000"/>
              </w:rPr>
            </w:pPr>
          </w:p>
        </w:tc>
      </w:tr>
      <w:tr w:rsidR="00181082" w14:paraId="413AAC9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7556A71" w14:textId="77777777" w:rsidR="00181082" w:rsidRDefault="00181082" w:rsidP="0083469C">
            <w:pPr>
              <w:spacing w:after="0" w:line="240" w:lineRule="auto"/>
              <w:ind w:left="105"/>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2E11DA1" w14:textId="77777777" w:rsidR="00181082" w:rsidRDefault="00181082" w:rsidP="0083469C">
            <w:pPr>
              <w:spacing w:after="0" w:line="240" w:lineRule="auto"/>
              <w:rPr>
                <w:rFonts w:eastAsia="Times New Roman" w:cstheme="minorHAnsi"/>
                <w:color w:val="000000"/>
              </w:rPr>
            </w:pPr>
          </w:p>
        </w:tc>
      </w:tr>
      <w:tr w:rsidR="00181082" w14:paraId="76F4DFB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2FCD815" w14:textId="77777777" w:rsidR="00181082" w:rsidRDefault="00181082" w:rsidP="0083469C">
            <w:pPr>
              <w:spacing w:after="0" w:line="256" w:lineRule="auto"/>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8FA5753" w14:textId="77777777" w:rsidR="00181082" w:rsidRDefault="00181082" w:rsidP="0083469C">
            <w:pPr>
              <w:spacing w:after="0" w:line="256" w:lineRule="auto"/>
            </w:pPr>
          </w:p>
        </w:tc>
      </w:tr>
    </w:tbl>
    <w:p w14:paraId="2B389601" w14:textId="572A2FA2" w:rsidR="00181082" w:rsidRDefault="00181082" w:rsidP="00181082">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47F52860"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4DF6254" w14:textId="77777777" w:rsidR="00181082" w:rsidRDefault="00181082" w:rsidP="0083469C">
            <w:pPr>
              <w:spacing w:after="0" w:line="240" w:lineRule="auto"/>
              <w:ind w:left="111" w:right="1754"/>
              <w:rPr>
                <w:rFonts w:eastAsia="Times New Roman" w:cstheme="minorHAnsi"/>
                <w:color w:val="FFFFFF" w:themeColor="background1"/>
              </w:rPr>
            </w:pPr>
            <w:r>
              <w:rPr>
                <w:rFonts w:eastAsia="Times New Roman" w:cstheme="minorHAnsi"/>
                <w:b/>
                <w:bCs/>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8CC12AB" w14:textId="77777777" w:rsidR="00181082" w:rsidRDefault="00181082" w:rsidP="0083469C">
            <w:pPr>
              <w:spacing w:after="0" w:line="240" w:lineRule="auto"/>
              <w:ind w:left="111"/>
              <w:jc w:val="center"/>
              <w:rPr>
                <w:rFonts w:eastAsia="Times New Roman" w:cstheme="minorHAnsi"/>
                <w:color w:val="FFFFFF" w:themeColor="background1"/>
              </w:rPr>
            </w:pPr>
            <w:r>
              <w:rPr>
                <w:rFonts w:eastAsia="Times New Roman" w:cstheme="minorHAnsi"/>
                <w:b/>
                <w:bCs/>
                <w:color w:val="FFFFFF" w:themeColor="background1"/>
              </w:rPr>
              <w:t>System Response</w:t>
            </w:r>
          </w:p>
        </w:tc>
      </w:tr>
      <w:tr w:rsidR="00181082" w14:paraId="25F72BD8"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31AC744" w14:textId="77777777" w:rsidR="00181082" w:rsidRDefault="00181082" w:rsidP="0083469C">
            <w:pPr>
              <w:spacing w:after="0"/>
              <w:rPr>
                <w:b/>
                <w:bCs/>
              </w:rPr>
            </w:pPr>
            <w:r>
              <w:t xml:space="preserve">1- </w:t>
            </w:r>
            <w:r w:rsidRPr="002432CB">
              <w:t>User enters an invalid target (e.g., negative age, unrealistic savings goal).</w:t>
            </w:r>
          </w:p>
        </w:tc>
        <w:tc>
          <w:tcPr>
            <w:tcW w:w="4237" w:type="dxa"/>
            <w:tcBorders>
              <w:top w:val="nil"/>
              <w:left w:val="nil"/>
              <w:bottom w:val="single" w:sz="18" w:space="0" w:color="FFFFFF"/>
              <w:right w:val="single" w:sz="18" w:space="0" w:color="FFFFFF"/>
            </w:tcBorders>
            <w:shd w:val="clear" w:color="auto" w:fill="DAEEF3" w:themeFill="accent5" w:themeFillTint="33"/>
          </w:tcPr>
          <w:p w14:paraId="555B2DC1" w14:textId="77777777" w:rsidR="00181082" w:rsidRDefault="00181082" w:rsidP="0083469C">
            <w:pPr>
              <w:spacing w:after="0"/>
            </w:pPr>
          </w:p>
        </w:tc>
      </w:tr>
      <w:tr w:rsidR="00181082" w14:paraId="4E91593E"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59B212"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A1123A6" w14:textId="77777777" w:rsidR="00181082" w:rsidRDefault="00181082" w:rsidP="0083469C">
            <w:r w:rsidRPr="002432CB">
              <w:t>2</w:t>
            </w:r>
            <w:r>
              <w:t>-</w:t>
            </w:r>
            <w:r w:rsidRPr="002432CB">
              <w:t xml:space="preserve"> System displays an error message and asks for a valid input.</w:t>
            </w:r>
          </w:p>
        </w:tc>
      </w:tr>
      <w:tr w:rsidR="00181082" w14:paraId="60D068A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919735E" w14:textId="77777777" w:rsidR="00181082" w:rsidRDefault="00181082" w:rsidP="0083469C">
            <w:pPr>
              <w:spacing w:after="0" w:line="240" w:lineRule="auto"/>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06BC0CE" w14:textId="77777777" w:rsidR="00181082" w:rsidRDefault="00181082" w:rsidP="0083469C">
            <w:pPr>
              <w:spacing w:before="100" w:beforeAutospacing="1" w:after="100" w:afterAutospacing="1" w:line="240" w:lineRule="auto"/>
              <w:ind w:left="105"/>
              <w:rPr>
                <w:rFonts w:eastAsia="Times New Roman" w:cstheme="minorHAnsi"/>
                <w:color w:val="000000"/>
                <w:sz w:val="21"/>
                <w:szCs w:val="21"/>
              </w:rPr>
            </w:pPr>
          </w:p>
        </w:tc>
      </w:tr>
      <w:tr w:rsidR="00181082" w14:paraId="6952B396" w14:textId="77777777" w:rsidTr="00FA10D1">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64B3232" w14:textId="77777777" w:rsidR="00181082" w:rsidRDefault="00181082" w:rsidP="0083469C">
            <w:pPr>
              <w:spacing w:after="0" w:line="240" w:lineRule="auto"/>
              <w:rPr>
                <w:rFonts w:eastAsia="Times New Roman" w:cstheme="minorHAnsi"/>
                <w:color w:val="000000"/>
              </w:rPr>
            </w:pPr>
          </w:p>
        </w:tc>
        <w:tc>
          <w:tcPr>
            <w:tcW w:w="4237" w:type="dxa"/>
            <w:tcBorders>
              <w:top w:val="nil"/>
              <w:left w:val="nil"/>
              <w:bottom w:val="nil"/>
              <w:right w:val="single" w:sz="18" w:space="0" w:color="FFFFFF"/>
            </w:tcBorders>
            <w:shd w:val="clear" w:color="auto" w:fill="DAEEF3" w:themeFill="accent5" w:themeFillTint="33"/>
            <w:vAlign w:val="center"/>
          </w:tcPr>
          <w:p w14:paraId="7DD1811A" w14:textId="77777777" w:rsidR="00181082" w:rsidRDefault="00181082" w:rsidP="0083469C">
            <w:pPr>
              <w:spacing w:after="0" w:line="240" w:lineRule="auto"/>
              <w:rPr>
                <w:rFonts w:eastAsia="Times New Roman" w:cstheme="minorHAnsi"/>
                <w:color w:val="000000"/>
              </w:rPr>
            </w:pPr>
          </w:p>
        </w:tc>
      </w:tr>
      <w:tr w:rsidR="00FA10D1" w14:paraId="4ED0B94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192D6DE" w14:textId="77777777" w:rsidR="00FA10D1" w:rsidRDefault="00FA10D1" w:rsidP="0083469C">
            <w:pPr>
              <w:spacing w:after="0" w:line="240" w:lineRule="auto"/>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949C9D4" w14:textId="77777777" w:rsidR="00FA10D1" w:rsidRDefault="00FA10D1" w:rsidP="0083469C">
            <w:pPr>
              <w:spacing w:after="0" w:line="240" w:lineRule="auto"/>
              <w:rPr>
                <w:rFonts w:eastAsia="Times New Roman" w:cstheme="minorHAnsi"/>
                <w:color w:val="000000"/>
              </w:rPr>
            </w:pPr>
          </w:p>
        </w:tc>
      </w:tr>
    </w:tbl>
    <w:p w14:paraId="7AAD2F8D" w14:textId="77777777" w:rsidR="00FA10D1" w:rsidRDefault="00181082" w:rsidP="00181082">
      <w:pPr>
        <w:spacing w:after="0"/>
        <w:ind w:left="284"/>
      </w:pPr>
      <w:r>
        <w:t xml:space="preserve">             </w:t>
      </w:r>
    </w:p>
    <w:p w14:paraId="509A7ED5" w14:textId="77777777" w:rsidR="00711E2F" w:rsidRPr="00711E2F" w:rsidRDefault="00711E2F" w:rsidP="00EA117A">
      <w:pPr>
        <w:spacing w:before="100" w:beforeAutospacing="1" w:after="120" w:line="240" w:lineRule="auto"/>
        <w:ind w:left="360"/>
        <w:rPr>
          <w:rFonts w:eastAsia="Times New Roman" w:cstheme="minorHAnsi"/>
          <w:color w:val="000000"/>
          <w:sz w:val="28"/>
          <w:szCs w:val="28"/>
        </w:rPr>
      </w:pPr>
    </w:p>
    <w:p w14:paraId="52328FBD" w14:textId="77777777" w:rsidR="00711E2F" w:rsidRPr="00711E2F" w:rsidRDefault="00711E2F" w:rsidP="00711E2F">
      <w:pPr>
        <w:tabs>
          <w:tab w:val="left" w:pos="720"/>
        </w:tabs>
        <w:spacing w:before="100" w:beforeAutospacing="1" w:after="120" w:line="240" w:lineRule="auto"/>
        <w:rPr>
          <w:rFonts w:eastAsia="Times New Roman" w:cstheme="minorHAnsi"/>
          <w:color w:val="000000"/>
          <w:sz w:val="28"/>
          <w:szCs w:val="28"/>
        </w:rPr>
      </w:pPr>
    </w:p>
    <w:p w14:paraId="610620DE" w14:textId="3F2038DF" w:rsidR="00FA10D1" w:rsidRDefault="00FA10D1" w:rsidP="00FA10D1">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5F01B0D3" w14:textId="77777777" w:rsidR="002E6FA7" w:rsidRDefault="00181082" w:rsidP="00181082">
      <w:pPr>
        <w:spacing w:after="0"/>
        <w:ind w:left="284"/>
      </w:pPr>
      <w:r>
        <w:t xml:space="preserve">    </w:t>
      </w:r>
      <w:r w:rsidR="00711E2F">
        <w:rPr>
          <w:noProof/>
        </w:rPr>
        <w:drawing>
          <wp:inline distT="0" distB="0" distL="0" distR="0" wp14:anchorId="4EE4D85C" wp14:editId="47748ECF">
            <wp:extent cx="6126480" cy="3260090"/>
            <wp:effectExtent l="0" t="0" r="7620" b="0"/>
            <wp:docPr id="1126969511"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9511" name="Picture 2" descr="A screenshot of a pho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260090"/>
                    </a:xfrm>
                    <a:prstGeom prst="rect">
                      <a:avLst/>
                    </a:prstGeom>
                  </pic:spPr>
                </pic:pic>
              </a:graphicData>
            </a:graphic>
          </wp:inline>
        </w:drawing>
      </w:r>
    </w:p>
    <w:p w14:paraId="3B9118FD" w14:textId="77777777" w:rsidR="002E6FA7" w:rsidRDefault="002E6FA7" w:rsidP="00181082">
      <w:pPr>
        <w:spacing w:after="0"/>
        <w:ind w:left="284"/>
      </w:pPr>
    </w:p>
    <w:p w14:paraId="487879BA" w14:textId="77777777" w:rsidR="002E6FA7" w:rsidRDefault="002E6FA7" w:rsidP="002E6FA7">
      <w:pPr>
        <w:spacing w:after="0"/>
        <w:ind w:left="284"/>
      </w:pPr>
    </w:p>
    <w:p w14:paraId="50E2A9EA" w14:textId="77777777" w:rsidR="002E6FA7" w:rsidRDefault="002E6FA7" w:rsidP="002E6FA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5066D" w:rsidRPr="00270049" w14:paraId="239F6640"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81041F0" w14:textId="77777777" w:rsidR="00A5066D" w:rsidRPr="00270049" w:rsidRDefault="00A5066D" w:rsidP="00E975C2">
            <w:pPr>
              <w:spacing w:after="160" w:line="278" w:lineRule="auto"/>
              <w:rPr>
                <w:b/>
                <w:bCs/>
              </w:rPr>
            </w:pPr>
            <w:r w:rsidRPr="00270049">
              <w:rPr>
                <w:b/>
                <w:bCs/>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22BE7C6A" w14:textId="77777777" w:rsidR="00A5066D" w:rsidRPr="00270049" w:rsidRDefault="00A5066D" w:rsidP="00E975C2">
            <w:pPr>
              <w:spacing w:after="160" w:line="278" w:lineRule="auto"/>
              <w:rPr>
                <w:b/>
                <w:bCs/>
              </w:rPr>
            </w:pPr>
            <w:r w:rsidRPr="00270049">
              <w:rPr>
                <w:b/>
                <w:bCs/>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0B7BB77" w14:textId="77777777" w:rsidR="00A5066D" w:rsidRPr="00270049" w:rsidRDefault="00A5066D" w:rsidP="00E975C2">
            <w:pPr>
              <w:spacing w:after="160" w:line="278" w:lineRule="auto"/>
              <w:rPr>
                <w:b/>
                <w:bCs/>
              </w:rPr>
            </w:pPr>
            <w:r w:rsidRPr="00270049">
              <w:rPr>
                <w:b/>
                <w:bCs/>
              </w:rPr>
              <w:t>Data Validation / Business Rule</w:t>
            </w:r>
          </w:p>
        </w:tc>
      </w:tr>
      <w:tr w:rsidR="00A5066D" w:rsidRPr="00270049" w14:paraId="3EA355B5"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35226A90" w14:textId="77777777" w:rsidR="00A5066D" w:rsidRPr="00270049" w:rsidRDefault="00A5066D" w:rsidP="00E975C2">
            <w:pPr>
              <w:spacing w:after="160" w:line="278" w:lineRule="auto"/>
            </w:pPr>
            <w:r>
              <w:t>Save per year</w:t>
            </w:r>
          </w:p>
        </w:tc>
        <w:tc>
          <w:tcPr>
            <w:tcW w:w="2551" w:type="dxa"/>
            <w:tcBorders>
              <w:top w:val="nil"/>
              <w:left w:val="nil"/>
              <w:bottom w:val="single" w:sz="18" w:space="0" w:color="FFFFFF"/>
              <w:right w:val="single" w:sz="18" w:space="0" w:color="FFFFFF"/>
            </w:tcBorders>
            <w:shd w:val="clear" w:color="auto" w:fill="C9F1FF"/>
            <w:vAlign w:val="center"/>
            <w:hideMark/>
          </w:tcPr>
          <w:p w14:paraId="045ED5F8" w14:textId="77777777" w:rsidR="00A5066D" w:rsidRPr="00270049" w:rsidRDefault="00A5066D" w:rsidP="00E975C2">
            <w:pPr>
              <w:spacing w:after="160" w:line="278" w:lineRule="auto"/>
            </w:pPr>
            <w:r w:rsidRPr="00270049">
              <w:t>0&lt;Integer</w:t>
            </w:r>
          </w:p>
        </w:tc>
        <w:tc>
          <w:tcPr>
            <w:tcW w:w="3686" w:type="dxa"/>
            <w:tcBorders>
              <w:top w:val="nil"/>
              <w:left w:val="nil"/>
              <w:bottom w:val="single" w:sz="18" w:space="0" w:color="FFFFFF"/>
              <w:right w:val="single" w:sz="18" w:space="0" w:color="FFFFFF"/>
            </w:tcBorders>
            <w:shd w:val="clear" w:color="auto" w:fill="C9F1FF"/>
            <w:vAlign w:val="center"/>
            <w:hideMark/>
          </w:tcPr>
          <w:p w14:paraId="4543370A" w14:textId="77777777" w:rsidR="00A5066D" w:rsidRPr="00270049" w:rsidRDefault="00A5066D" w:rsidP="00E975C2">
            <w:pPr>
              <w:spacing w:after="160" w:line="278" w:lineRule="auto"/>
            </w:pPr>
            <w:r w:rsidRPr="00270049">
              <w:t>Validate to be in the range of the percentage</w:t>
            </w:r>
          </w:p>
        </w:tc>
      </w:tr>
      <w:tr w:rsidR="00A5066D" w:rsidRPr="00270049" w14:paraId="4A00ADF8"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1B1BE576" w14:textId="77777777" w:rsidR="00A5066D" w:rsidRDefault="00A5066D" w:rsidP="00E975C2">
            <w:r>
              <w:t>Expense per year</w:t>
            </w:r>
          </w:p>
        </w:tc>
        <w:tc>
          <w:tcPr>
            <w:tcW w:w="2551" w:type="dxa"/>
            <w:tcBorders>
              <w:top w:val="nil"/>
              <w:left w:val="nil"/>
              <w:bottom w:val="single" w:sz="18" w:space="0" w:color="FFFFFF"/>
              <w:right w:val="single" w:sz="18" w:space="0" w:color="FFFFFF"/>
            </w:tcBorders>
            <w:shd w:val="clear" w:color="auto" w:fill="C9F1FF"/>
            <w:vAlign w:val="center"/>
          </w:tcPr>
          <w:p w14:paraId="183E9824" w14:textId="77777777" w:rsidR="00A5066D" w:rsidRPr="00270049" w:rsidRDefault="00A5066D" w:rsidP="00E975C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345F605D" w14:textId="77777777" w:rsidR="00A5066D" w:rsidRPr="00270049" w:rsidRDefault="00A5066D" w:rsidP="00E975C2">
            <w:r w:rsidRPr="00270049">
              <w:t>Validate to be in the range of the percentage</w:t>
            </w:r>
          </w:p>
        </w:tc>
      </w:tr>
      <w:tr w:rsidR="00A5066D" w:rsidRPr="00270049" w14:paraId="538EF5B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171EE94C" w14:textId="77777777" w:rsidR="00A5066D" w:rsidRDefault="00A5066D" w:rsidP="00E975C2">
            <w:r>
              <w:t>Saving total</w:t>
            </w:r>
          </w:p>
        </w:tc>
        <w:tc>
          <w:tcPr>
            <w:tcW w:w="2551" w:type="dxa"/>
            <w:tcBorders>
              <w:top w:val="nil"/>
              <w:left w:val="nil"/>
              <w:bottom w:val="single" w:sz="18" w:space="0" w:color="FFFFFF"/>
              <w:right w:val="single" w:sz="18" w:space="0" w:color="FFFFFF"/>
            </w:tcBorders>
            <w:shd w:val="clear" w:color="auto" w:fill="C9F1FF"/>
            <w:vAlign w:val="center"/>
          </w:tcPr>
          <w:p w14:paraId="17E8D929" w14:textId="77777777" w:rsidR="00A5066D" w:rsidRPr="00270049" w:rsidRDefault="00A5066D" w:rsidP="00E975C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5ADFB77C" w14:textId="77777777" w:rsidR="00A5066D" w:rsidRPr="00270049" w:rsidRDefault="00A5066D" w:rsidP="00E975C2">
            <w:r w:rsidRPr="00270049">
              <w:t>Validate to be in the range of the percentage</w:t>
            </w:r>
          </w:p>
        </w:tc>
      </w:tr>
      <w:tr w:rsidR="00A5066D" w:rsidRPr="00270049" w14:paraId="6540827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2E75A6B4" w14:textId="77777777" w:rsidR="00A5066D" w:rsidRDefault="00A5066D" w:rsidP="00E975C2">
            <w:r>
              <w:lastRenderedPageBreak/>
              <w:t>Saving target</w:t>
            </w:r>
          </w:p>
        </w:tc>
        <w:tc>
          <w:tcPr>
            <w:tcW w:w="2551" w:type="dxa"/>
            <w:tcBorders>
              <w:top w:val="nil"/>
              <w:left w:val="nil"/>
              <w:bottom w:val="single" w:sz="18" w:space="0" w:color="FFFFFF"/>
              <w:right w:val="single" w:sz="18" w:space="0" w:color="FFFFFF"/>
            </w:tcBorders>
            <w:shd w:val="clear" w:color="auto" w:fill="C9F1FF"/>
            <w:vAlign w:val="center"/>
          </w:tcPr>
          <w:p w14:paraId="728921D4" w14:textId="77777777" w:rsidR="00A5066D" w:rsidRPr="00270049" w:rsidRDefault="00A5066D" w:rsidP="00E975C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11E3A513" w14:textId="77777777" w:rsidR="00A5066D" w:rsidRPr="00270049" w:rsidRDefault="00A5066D" w:rsidP="00E975C2">
            <w:r w:rsidRPr="00270049">
              <w:t>Validate to be in the range of the percentage</w:t>
            </w:r>
          </w:p>
        </w:tc>
      </w:tr>
      <w:tr w:rsidR="00A5066D" w:rsidRPr="00270049" w14:paraId="73C8C6D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6DA3B1D" w14:textId="77777777" w:rsidR="00A5066D" w:rsidRPr="00270049" w:rsidRDefault="00A5066D" w:rsidP="00E975C2">
            <w:pPr>
              <w:spacing w:after="160" w:line="278" w:lineRule="auto"/>
            </w:pPr>
            <w:r w:rsidRPr="00270049">
              <w:t xml:space="preserve"> </w:t>
            </w:r>
            <w:r>
              <w:t>Current Age</w:t>
            </w:r>
          </w:p>
        </w:tc>
        <w:tc>
          <w:tcPr>
            <w:tcW w:w="2551" w:type="dxa"/>
            <w:tcBorders>
              <w:top w:val="nil"/>
              <w:left w:val="nil"/>
              <w:bottom w:val="single" w:sz="18" w:space="0" w:color="FFFFFF"/>
              <w:right w:val="single" w:sz="18" w:space="0" w:color="FFFFFF"/>
            </w:tcBorders>
            <w:shd w:val="clear" w:color="auto" w:fill="C9F1FF"/>
            <w:vAlign w:val="center"/>
            <w:hideMark/>
          </w:tcPr>
          <w:p w14:paraId="2D1ABB9A" w14:textId="77777777" w:rsidR="00A5066D" w:rsidRPr="00270049" w:rsidRDefault="00A5066D" w:rsidP="00E975C2">
            <w:pPr>
              <w:spacing w:after="160" w:line="278" w:lineRule="auto"/>
            </w:pPr>
            <w:r>
              <w:t>18</w:t>
            </w:r>
            <w:r w:rsidRPr="00270049">
              <w:t>&lt;Integer&lt;100</w:t>
            </w:r>
          </w:p>
        </w:tc>
        <w:tc>
          <w:tcPr>
            <w:tcW w:w="3686" w:type="dxa"/>
            <w:tcBorders>
              <w:top w:val="nil"/>
              <w:left w:val="nil"/>
              <w:bottom w:val="single" w:sz="18" w:space="0" w:color="FFFFFF"/>
              <w:right w:val="single" w:sz="18" w:space="0" w:color="FFFFFF"/>
            </w:tcBorders>
            <w:shd w:val="clear" w:color="auto" w:fill="C9F1FF"/>
            <w:vAlign w:val="center"/>
            <w:hideMark/>
          </w:tcPr>
          <w:p w14:paraId="759BC45B" w14:textId="77777777" w:rsidR="00A5066D" w:rsidRPr="00270049" w:rsidRDefault="00A5066D" w:rsidP="00E975C2">
            <w:pPr>
              <w:spacing w:after="160" w:line="278" w:lineRule="auto"/>
            </w:pPr>
            <w:r w:rsidRPr="00270049">
              <w:t>Validate to be in the range of the percentage</w:t>
            </w:r>
          </w:p>
        </w:tc>
      </w:tr>
      <w:tr w:rsidR="00A5066D" w:rsidRPr="00270049" w14:paraId="0A790D5A" w14:textId="77777777" w:rsidTr="00E975C2">
        <w:tc>
          <w:tcPr>
            <w:tcW w:w="2688" w:type="dxa"/>
            <w:tcBorders>
              <w:top w:val="nil"/>
              <w:left w:val="single" w:sz="18" w:space="0" w:color="FFFFFF"/>
              <w:bottom w:val="nil"/>
              <w:right w:val="single" w:sz="18" w:space="0" w:color="FFFFFF"/>
            </w:tcBorders>
            <w:shd w:val="clear" w:color="auto" w:fill="C9F1FF"/>
            <w:vAlign w:val="center"/>
            <w:hideMark/>
          </w:tcPr>
          <w:p w14:paraId="78817355" w14:textId="77777777" w:rsidR="00A5066D" w:rsidRPr="00270049" w:rsidRDefault="00A5066D" w:rsidP="00E975C2">
            <w:pPr>
              <w:spacing w:after="160" w:line="278" w:lineRule="auto"/>
            </w:pPr>
            <w:r w:rsidRPr="00270049">
              <w:t xml:space="preserve">  </w:t>
            </w:r>
            <w:r>
              <w:t>Retire Age</w:t>
            </w:r>
          </w:p>
        </w:tc>
        <w:tc>
          <w:tcPr>
            <w:tcW w:w="2551" w:type="dxa"/>
            <w:tcBorders>
              <w:top w:val="nil"/>
              <w:left w:val="nil"/>
              <w:bottom w:val="nil"/>
              <w:right w:val="single" w:sz="18" w:space="0" w:color="FFFFFF"/>
            </w:tcBorders>
            <w:shd w:val="clear" w:color="auto" w:fill="C9F1FF"/>
            <w:vAlign w:val="center"/>
            <w:hideMark/>
          </w:tcPr>
          <w:p w14:paraId="19327180" w14:textId="77777777" w:rsidR="00A5066D" w:rsidRPr="00270049" w:rsidRDefault="00A5066D" w:rsidP="00E975C2">
            <w:pPr>
              <w:spacing w:after="160" w:line="278" w:lineRule="auto"/>
            </w:pPr>
            <w:r>
              <w:t>18</w:t>
            </w:r>
            <w:r w:rsidRPr="00270049">
              <w:t>&lt;Integer&lt;100</w:t>
            </w:r>
          </w:p>
        </w:tc>
        <w:tc>
          <w:tcPr>
            <w:tcW w:w="3686" w:type="dxa"/>
            <w:tcBorders>
              <w:top w:val="nil"/>
              <w:left w:val="nil"/>
              <w:bottom w:val="nil"/>
              <w:right w:val="single" w:sz="18" w:space="0" w:color="FFFFFF"/>
            </w:tcBorders>
            <w:shd w:val="clear" w:color="auto" w:fill="C9F1FF"/>
            <w:vAlign w:val="center"/>
            <w:hideMark/>
          </w:tcPr>
          <w:p w14:paraId="3F390B73" w14:textId="77777777" w:rsidR="00A5066D" w:rsidRPr="00270049" w:rsidRDefault="00A5066D" w:rsidP="00E975C2">
            <w:pPr>
              <w:spacing w:after="160" w:line="278" w:lineRule="auto"/>
            </w:pPr>
            <w:r w:rsidRPr="00270049">
              <w:t>Validate to be in the range of the percentage</w:t>
            </w:r>
          </w:p>
        </w:tc>
      </w:tr>
      <w:tr w:rsidR="00A5066D" w:rsidRPr="00270049" w14:paraId="14481AE7" w14:textId="77777777" w:rsidTr="00E975C2">
        <w:tc>
          <w:tcPr>
            <w:tcW w:w="2688" w:type="dxa"/>
            <w:tcBorders>
              <w:top w:val="nil"/>
              <w:left w:val="single" w:sz="18" w:space="0" w:color="FFFFFF"/>
              <w:bottom w:val="nil"/>
              <w:right w:val="single" w:sz="18" w:space="0" w:color="FFFFFF"/>
            </w:tcBorders>
            <w:shd w:val="clear" w:color="auto" w:fill="C9F1FF"/>
            <w:vAlign w:val="center"/>
          </w:tcPr>
          <w:p w14:paraId="6101EF9D" w14:textId="77777777" w:rsidR="00A5066D" w:rsidRPr="00270049" w:rsidRDefault="00A5066D" w:rsidP="00E975C2">
            <w:pPr>
              <w:spacing w:after="160" w:line="278" w:lineRule="auto"/>
            </w:pPr>
          </w:p>
        </w:tc>
        <w:tc>
          <w:tcPr>
            <w:tcW w:w="2551" w:type="dxa"/>
            <w:tcBorders>
              <w:top w:val="nil"/>
              <w:left w:val="nil"/>
              <w:bottom w:val="nil"/>
              <w:right w:val="single" w:sz="18" w:space="0" w:color="FFFFFF"/>
            </w:tcBorders>
            <w:shd w:val="clear" w:color="auto" w:fill="C9F1FF"/>
            <w:vAlign w:val="center"/>
          </w:tcPr>
          <w:p w14:paraId="22524389" w14:textId="77777777" w:rsidR="00A5066D" w:rsidRPr="00270049" w:rsidRDefault="00A5066D" w:rsidP="00E975C2">
            <w:pPr>
              <w:spacing w:after="160" w:line="278" w:lineRule="auto"/>
            </w:pPr>
          </w:p>
        </w:tc>
        <w:tc>
          <w:tcPr>
            <w:tcW w:w="3686" w:type="dxa"/>
            <w:tcBorders>
              <w:top w:val="nil"/>
              <w:left w:val="nil"/>
              <w:bottom w:val="nil"/>
              <w:right w:val="single" w:sz="18" w:space="0" w:color="FFFFFF"/>
            </w:tcBorders>
            <w:shd w:val="clear" w:color="auto" w:fill="C9F1FF"/>
            <w:vAlign w:val="center"/>
          </w:tcPr>
          <w:p w14:paraId="48F5AF04" w14:textId="77777777" w:rsidR="00A5066D" w:rsidRPr="00270049" w:rsidRDefault="00A5066D" w:rsidP="00E975C2">
            <w:pPr>
              <w:spacing w:after="160" w:line="278" w:lineRule="auto"/>
            </w:pPr>
          </w:p>
        </w:tc>
      </w:tr>
    </w:tbl>
    <w:p w14:paraId="66697DE9" w14:textId="77777777" w:rsidR="00A5066D" w:rsidRDefault="00A5066D" w:rsidP="00A5066D">
      <w:pPr>
        <w:tabs>
          <w:tab w:val="left" w:pos="720"/>
        </w:tabs>
        <w:spacing w:before="100" w:beforeAutospacing="1" w:after="120" w:line="240" w:lineRule="auto"/>
        <w:ind w:left="714"/>
        <w:rPr>
          <w:rFonts w:eastAsia="Times New Roman" w:cstheme="minorHAnsi"/>
          <w:b/>
          <w:bCs/>
          <w:color w:val="1F3864"/>
          <w:sz w:val="28"/>
          <w:szCs w:val="28"/>
        </w:rPr>
      </w:pPr>
    </w:p>
    <w:p w14:paraId="34530AD5" w14:textId="777B1D2B" w:rsidR="00742ABD" w:rsidRPr="00742ABD" w:rsidRDefault="00181082" w:rsidP="00EA117A">
      <w:pPr>
        <w:spacing w:after="0"/>
        <w:ind w:left="284"/>
        <w:rPr>
          <w:rFonts w:eastAsia="Times New Roman" w:cstheme="minorHAnsi"/>
          <w:b/>
          <w:bCs/>
          <w:color w:val="1F3864"/>
          <w:sz w:val="28"/>
          <w:szCs w:val="28"/>
        </w:rPr>
      </w:pPr>
      <w:r>
        <w:rPr>
          <w:b/>
          <w:bCs/>
        </w:rPr>
        <w:t>_____________________________________________________________________________________</w:t>
      </w:r>
    </w:p>
    <w:p w14:paraId="40B875CA" w14:textId="7F45D03F" w:rsidR="00181082" w:rsidRPr="00E368DD" w:rsidRDefault="00E368DD" w:rsidP="00E368DD">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#10</w:t>
      </w: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068305F7"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F8B8D7C" w14:textId="77777777" w:rsidR="00181082" w:rsidRDefault="00181082" w:rsidP="0083469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7BFDCB6" w14:textId="77777777" w:rsidR="00181082" w:rsidRDefault="00181082" w:rsidP="0083469C">
            <w:pPr>
              <w:spacing w:after="0" w:line="240" w:lineRule="auto"/>
              <w:ind w:left="111" w:right="443"/>
              <w:rPr>
                <w:rFonts w:ascii="Calibri" w:eastAsia="Times New Roman" w:hAnsi="Calibri" w:cs="Calibri"/>
                <w:color w:val="000000"/>
                <w:lang w:bidi="ar-EG"/>
              </w:rPr>
            </w:pPr>
            <w:r>
              <w:rPr>
                <w:rFonts w:ascii="Calibri" w:eastAsia="Times New Roman" w:hAnsi="Calibri" w:cs="Calibri"/>
                <w:color w:val="000000"/>
                <w:lang w:bidi="ar-EG"/>
              </w:rPr>
              <w:t>US #10</w:t>
            </w:r>
          </w:p>
        </w:tc>
      </w:tr>
      <w:tr w:rsidR="00181082" w14:paraId="2729CF3E"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889205" w14:textId="77777777" w:rsidR="00181082" w:rsidRDefault="00181082" w:rsidP="0083469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56B9FB" w14:textId="77777777" w:rsidR="00181082" w:rsidRDefault="00181082" w:rsidP="0083469C">
            <w:pPr>
              <w:spacing w:after="0" w:line="240" w:lineRule="auto"/>
              <w:ind w:left="111" w:right="443"/>
              <w:rPr>
                <w:rFonts w:ascii="Calibri" w:eastAsia="Times New Roman" w:hAnsi="Calibri" w:cs="Calibri"/>
                <w:color w:val="000000"/>
                <w:lang w:bidi="ar-EG"/>
              </w:rPr>
            </w:pPr>
            <w:r w:rsidRPr="002432CB">
              <w:t>request assistance in managing saving resources</w:t>
            </w:r>
          </w:p>
        </w:tc>
      </w:tr>
      <w:tr w:rsidR="00181082" w14:paraId="35B5F0E9"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0A003726" w14:textId="77777777" w:rsidR="00181082" w:rsidRDefault="00181082" w:rsidP="0083469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45505411" w14:textId="77777777" w:rsidR="00181082" w:rsidRDefault="00181082" w:rsidP="0083469C">
            <w:pPr>
              <w:spacing w:after="0" w:line="264" w:lineRule="auto"/>
            </w:pPr>
            <w:r>
              <w:t>User/investor</w:t>
            </w:r>
          </w:p>
        </w:tc>
      </w:tr>
      <w:tr w:rsidR="00181082" w14:paraId="4618961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1FE7E13B" w14:textId="77777777" w:rsidR="00181082" w:rsidRDefault="00181082" w:rsidP="0083469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1DB84BF5"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investor</w:t>
            </w:r>
          </w:p>
          <w:p w14:paraId="4246C055"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I’d like</w:t>
            </w:r>
            <w:r>
              <w:rPr>
                <w:rFonts w:ascii="Arial" w:eastAsia="Times New Roman" w:hAnsi="Arial" w:cs="Arial"/>
                <w:color w:val="000000"/>
              </w:rPr>
              <w:t xml:space="preserve"> to</w:t>
            </w:r>
            <w:r>
              <w:t xml:space="preserve"> </w:t>
            </w:r>
            <w:r w:rsidRPr="002432CB">
              <w:rPr>
                <w:rFonts w:ascii="Arial" w:eastAsia="Times New Roman" w:hAnsi="Arial" w:cs="Arial"/>
                <w:color w:val="000000"/>
              </w:rPr>
              <w:t>request assistance in managing saving resources</w:t>
            </w:r>
          </w:p>
          <w:p w14:paraId="2F4D5DEA" w14:textId="77777777" w:rsidR="00181082" w:rsidRDefault="00181082" w:rsidP="0083469C">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r>
              <w:rPr>
                <w:rFonts w:ascii="Arial" w:eastAsia="Times New Roman" w:hAnsi="Arial" w:cs="Arial"/>
                <w:color w:val="000000"/>
              </w:rPr>
              <w:t xml:space="preserve"> </w:t>
            </w:r>
            <w:r w:rsidRPr="007F0AF8">
              <w:t xml:space="preserve"> I</w:t>
            </w:r>
            <w:proofErr w:type="gramEnd"/>
            <w:r w:rsidRPr="007F0AF8">
              <w:t xml:space="preserve"> can </w:t>
            </w:r>
            <w:r>
              <w:t xml:space="preserve">enhance my investment and budgeting skills </w:t>
            </w:r>
            <w:r w:rsidRPr="002432CB">
              <w:t xml:space="preserve"> and achieve my financial goals effectively</w:t>
            </w:r>
          </w:p>
        </w:tc>
      </w:tr>
      <w:tr w:rsidR="00181082" w14:paraId="4BACE657"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384330D9" w14:textId="77777777" w:rsidR="00181082" w:rsidRDefault="00181082" w:rsidP="0083469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4B5C0AA"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12EBEB1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30D745E" w14:textId="77777777" w:rsidR="00181082" w:rsidRDefault="00181082" w:rsidP="0083469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76360F0A"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652DE50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FA7BABB" w14:textId="77777777" w:rsidR="00181082" w:rsidRDefault="00181082" w:rsidP="0083469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0B39A28" w14:textId="77777777" w:rsidR="00181082" w:rsidRPr="00EE7256" w:rsidRDefault="00181082" w:rsidP="0083469C">
            <w:proofErr w:type="gramStart"/>
            <w:r>
              <w:rPr>
                <w:rFonts w:ascii="Arial" w:eastAsia="Times New Roman" w:hAnsi="Arial" w:cs="Arial"/>
                <w:b/>
                <w:bCs/>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b/>
                <w:bCs/>
                <w:color w:val="000000"/>
              </w:rPr>
              <w:t xml:space="preserve"> </w:t>
            </w:r>
            <w:r>
              <w:rPr>
                <w:rFonts w:ascii="Arial" w:eastAsia="Times New Roman" w:hAnsi="Arial" w:cs="Arial"/>
                <w:b/>
                <w:bCs/>
                <w:color w:val="000000"/>
              </w:rPr>
              <w:br/>
              <w:t xml:space="preserve">When </w:t>
            </w:r>
            <w:r>
              <w:t xml:space="preserve"> </w:t>
            </w:r>
            <w:r w:rsidRPr="002432CB">
              <w:t>I request assistance by submitting my financial details and preferences,</w:t>
            </w:r>
            <w:r>
              <w:br/>
            </w:r>
            <w:r>
              <w:rPr>
                <w:rFonts w:ascii="Arial" w:eastAsia="Times New Roman" w:hAnsi="Arial" w:cs="Arial"/>
                <w:b/>
                <w:bCs/>
                <w:color w:val="000000"/>
              </w:rPr>
              <w:t xml:space="preserve">Then </w:t>
            </w:r>
            <w:r w:rsidRPr="007F0AF8">
              <w:t xml:space="preserve"> </w:t>
            </w:r>
            <w:r w:rsidRPr="002432CB">
              <w:t>the system should either provide automated saving strategies or connect me with a financial advisor for personalized guidance.</w:t>
            </w:r>
          </w:p>
        </w:tc>
      </w:tr>
    </w:tbl>
    <w:p w14:paraId="2CB8C225" w14:textId="77777777" w:rsidR="00181082" w:rsidRDefault="00181082" w:rsidP="00181082"/>
    <w:p w14:paraId="46FCD58A" w14:textId="77777777" w:rsidR="00181082" w:rsidRDefault="00181082" w:rsidP="00181082"/>
    <w:p w14:paraId="6C98EFA3" w14:textId="77777777" w:rsidR="00181082" w:rsidRDefault="00181082" w:rsidP="00181082"/>
    <w:p w14:paraId="422E3E9E" w14:textId="77777777" w:rsidR="00181082" w:rsidRDefault="00181082" w:rsidP="00181082"/>
    <w:p w14:paraId="03251DBA" w14:textId="77777777" w:rsidR="00181082" w:rsidRDefault="00181082" w:rsidP="00181082"/>
    <w:p w14:paraId="41F21261" w14:textId="77777777" w:rsidR="00181082" w:rsidRDefault="00181082" w:rsidP="00181082"/>
    <w:p w14:paraId="7EB7FAB7" w14:textId="77777777" w:rsidR="00181082" w:rsidRDefault="00181082" w:rsidP="00181082"/>
    <w:p w14:paraId="731A2966" w14:textId="77777777" w:rsidR="00181082" w:rsidRDefault="00181082" w:rsidP="00181082"/>
    <w:p w14:paraId="4DB3360D" w14:textId="77777777" w:rsidR="00181082" w:rsidRDefault="00181082" w:rsidP="00181082"/>
    <w:p w14:paraId="6F2D5E45" w14:textId="77777777" w:rsidR="00181082" w:rsidRDefault="00181082" w:rsidP="00181082"/>
    <w:p w14:paraId="2996F3AD" w14:textId="77777777" w:rsidR="00EA117A" w:rsidRPr="00EA117A" w:rsidRDefault="00EA117A" w:rsidP="00EA117A">
      <w:pPr>
        <w:tabs>
          <w:tab w:val="left" w:pos="720"/>
        </w:tabs>
        <w:spacing w:before="100" w:beforeAutospacing="1" w:after="120" w:line="240" w:lineRule="auto"/>
        <w:ind w:left="714"/>
        <w:rPr>
          <w:rFonts w:eastAsia="Times New Roman" w:cstheme="minorHAnsi"/>
          <w:color w:val="000000"/>
          <w:sz w:val="28"/>
          <w:szCs w:val="28"/>
        </w:rPr>
      </w:pPr>
    </w:p>
    <w:p w14:paraId="5078C1B5" w14:textId="491AF0DC" w:rsidR="00E368DD" w:rsidRDefault="00E368DD" w:rsidP="0083469C">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43AC1DDC" w14:textId="77777777" w:rsidR="00E368DD" w:rsidRDefault="00E368DD" w:rsidP="00E368DD">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479F2024"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5232EE6" w14:textId="77777777" w:rsidR="00181082" w:rsidRDefault="00181082" w:rsidP="0083469C">
            <w:pPr>
              <w:spacing w:after="0" w:line="240" w:lineRule="auto"/>
              <w:ind w:left="111" w:right="1754"/>
              <w:rPr>
                <w:rFonts w:eastAsia="Times New Roman" w:cstheme="minorHAnsi"/>
                <w:color w:val="FFFFFF" w:themeColor="background1"/>
              </w:rPr>
            </w:pPr>
            <w:r>
              <w:rPr>
                <w:rFonts w:eastAsia="Times New Roman" w:cstheme="minorHAnsi"/>
                <w:b/>
                <w:bCs/>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1CB1986" w14:textId="77777777" w:rsidR="00181082" w:rsidRDefault="00181082" w:rsidP="0083469C">
            <w:pPr>
              <w:spacing w:after="0" w:line="240" w:lineRule="auto"/>
              <w:ind w:left="111"/>
              <w:jc w:val="center"/>
              <w:rPr>
                <w:rFonts w:eastAsia="Times New Roman" w:cstheme="minorHAnsi"/>
                <w:color w:val="FFFFFF" w:themeColor="background1"/>
              </w:rPr>
            </w:pPr>
            <w:r>
              <w:rPr>
                <w:rFonts w:eastAsia="Times New Roman" w:cstheme="minorHAnsi"/>
                <w:b/>
                <w:bCs/>
                <w:color w:val="FFFFFF" w:themeColor="background1"/>
              </w:rPr>
              <w:t>System Response</w:t>
            </w:r>
          </w:p>
        </w:tc>
      </w:tr>
      <w:tr w:rsidR="00181082" w14:paraId="0586E2A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EA0E596" w14:textId="77777777" w:rsidR="00181082" w:rsidRPr="00E76278" w:rsidRDefault="00181082" w:rsidP="0083469C">
            <w:pPr>
              <w:spacing w:after="0"/>
            </w:pPr>
            <w:r>
              <w:t xml:space="preserve">1- user clicks to </w:t>
            </w:r>
            <w:r w:rsidRPr="002432CB">
              <w:t>request assistance in managing saving resources</w:t>
            </w:r>
            <w:r>
              <w:br/>
              <w:t xml:space="preserve">2- </w:t>
            </w:r>
            <w:r w:rsidRPr="00582601">
              <w:t>User selects "Request Assistance" and enters financial details (income, expenses, savings goal, etc.).</w:t>
            </w:r>
            <w:r>
              <w:t xml:space="preserve"> </w:t>
            </w:r>
          </w:p>
        </w:tc>
        <w:tc>
          <w:tcPr>
            <w:tcW w:w="4237" w:type="dxa"/>
            <w:tcBorders>
              <w:top w:val="nil"/>
              <w:left w:val="nil"/>
              <w:bottom w:val="single" w:sz="18" w:space="0" w:color="FFFFFF"/>
              <w:right w:val="single" w:sz="18" w:space="0" w:color="FFFFFF"/>
            </w:tcBorders>
            <w:shd w:val="clear" w:color="auto" w:fill="DAEEF3" w:themeFill="accent5" w:themeFillTint="33"/>
          </w:tcPr>
          <w:p w14:paraId="3D948389" w14:textId="77777777" w:rsidR="00181082" w:rsidRDefault="00181082" w:rsidP="0083469C">
            <w:pPr>
              <w:spacing w:after="0"/>
            </w:pPr>
          </w:p>
        </w:tc>
      </w:tr>
      <w:tr w:rsidR="00181082" w14:paraId="56462B3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2B2103D"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425B965" w14:textId="77777777" w:rsidR="00181082" w:rsidRDefault="00181082" w:rsidP="0083469C">
            <w:pPr>
              <w:spacing w:after="0"/>
            </w:pPr>
            <w:r>
              <w:t xml:space="preserve">3- </w:t>
            </w:r>
            <w:r w:rsidRPr="00582601">
              <w:t xml:space="preserve">System processes the request and provides automated recommendations OR assigns a financial advisor. </w:t>
            </w:r>
            <w:r>
              <w:br/>
              <w:t xml:space="preserve">4- </w:t>
            </w:r>
            <w:r w:rsidRPr="00582601">
              <w:t>System confirms the assistance request and updates the user’s dashboard.</w:t>
            </w:r>
          </w:p>
        </w:tc>
      </w:tr>
      <w:tr w:rsidR="00181082" w14:paraId="7A4C223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CF58AF1" w14:textId="77777777" w:rsidR="00181082" w:rsidRDefault="00181082" w:rsidP="0083469C">
            <w:pPr>
              <w:spacing w:after="0" w:line="256" w:lineRule="auto"/>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2E019D7" w14:textId="77777777" w:rsidR="00181082" w:rsidRDefault="00181082" w:rsidP="0083469C">
            <w:pPr>
              <w:spacing w:after="0" w:line="256" w:lineRule="auto"/>
            </w:pPr>
          </w:p>
        </w:tc>
      </w:tr>
    </w:tbl>
    <w:p w14:paraId="7D26A345" w14:textId="77777777" w:rsidR="00A90E99" w:rsidRDefault="00181082" w:rsidP="00E368DD">
      <w:pPr>
        <w:spacing w:after="0"/>
        <w:ind w:left="284"/>
      </w:pPr>
      <w:r>
        <w:br/>
        <w:t xml:space="preserve">               </w:t>
      </w:r>
    </w:p>
    <w:p w14:paraId="65D77896" w14:textId="77777777" w:rsidR="0072152F" w:rsidRDefault="00181082" w:rsidP="0072152F">
      <w:pPr>
        <w:spacing w:after="0"/>
        <w:ind w:left="284"/>
      </w:pPr>
      <w:r>
        <w:rPr>
          <w:rFonts w:eastAsia="Times New Roman" w:cstheme="minorHAnsi"/>
          <w:b/>
          <w:bCs/>
          <w:color w:val="1F3864"/>
          <w:sz w:val="26"/>
          <w:szCs w:val="26"/>
        </w:rPr>
        <w:t xml:space="preserve">Exceptional Scenario </w:t>
      </w:r>
      <w:r>
        <w:br/>
        <w:t xml:space="preserve">               </w:t>
      </w:r>
      <w:r w:rsidRPr="00843860">
        <w:t>No exceptional scenario for this case.</w:t>
      </w:r>
    </w:p>
    <w:p w14:paraId="3CB428FB" w14:textId="77777777" w:rsidR="0009169E" w:rsidRDefault="0009169E" w:rsidP="0072152F">
      <w:pPr>
        <w:spacing w:after="0"/>
        <w:ind w:left="284"/>
      </w:pPr>
    </w:p>
    <w:p w14:paraId="7D3C1885" w14:textId="77777777" w:rsidR="0009169E" w:rsidRDefault="0009169E" w:rsidP="00E368DD">
      <w:pPr>
        <w:spacing w:after="0"/>
        <w:ind w:left="284"/>
        <w:rPr>
          <w:b/>
          <w:bCs/>
        </w:rPr>
      </w:pPr>
    </w:p>
    <w:p w14:paraId="4B4357E9" w14:textId="77777777" w:rsidR="0009169E" w:rsidRDefault="0009169E" w:rsidP="00E368DD">
      <w:pPr>
        <w:spacing w:after="0"/>
        <w:ind w:left="284"/>
        <w:rPr>
          <w:b/>
          <w:bCs/>
        </w:rPr>
      </w:pPr>
    </w:p>
    <w:p w14:paraId="4BFF25EC" w14:textId="77777777" w:rsidR="0009169E" w:rsidRDefault="0009169E" w:rsidP="00E368DD">
      <w:pPr>
        <w:spacing w:after="0"/>
        <w:ind w:left="284"/>
        <w:rPr>
          <w:b/>
          <w:bCs/>
        </w:rPr>
      </w:pPr>
    </w:p>
    <w:p w14:paraId="49111A17" w14:textId="77777777" w:rsidR="0009169E" w:rsidRDefault="0009169E" w:rsidP="00E368DD">
      <w:pPr>
        <w:spacing w:after="0"/>
        <w:ind w:left="284"/>
        <w:rPr>
          <w:b/>
          <w:bCs/>
        </w:rPr>
      </w:pPr>
    </w:p>
    <w:p w14:paraId="40FB496C" w14:textId="77777777" w:rsidR="0009169E" w:rsidRDefault="0009169E" w:rsidP="00E368DD">
      <w:pPr>
        <w:spacing w:after="0"/>
        <w:ind w:left="284"/>
        <w:rPr>
          <w:b/>
          <w:bCs/>
        </w:rPr>
      </w:pPr>
    </w:p>
    <w:p w14:paraId="4346160B" w14:textId="77777777" w:rsidR="0009169E" w:rsidRDefault="0009169E" w:rsidP="00E368DD">
      <w:pPr>
        <w:spacing w:after="0"/>
        <w:ind w:left="284"/>
        <w:rPr>
          <w:b/>
          <w:bCs/>
        </w:rPr>
      </w:pPr>
    </w:p>
    <w:p w14:paraId="0F87EF51" w14:textId="77777777" w:rsidR="0009169E" w:rsidRDefault="0009169E" w:rsidP="00E368DD">
      <w:pPr>
        <w:spacing w:after="0"/>
        <w:ind w:left="284"/>
        <w:rPr>
          <w:b/>
          <w:bCs/>
        </w:rPr>
      </w:pPr>
    </w:p>
    <w:p w14:paraId="04CFEA6F" w14:textId="77777777" w:rsidR="0009169E" w:rsidRDefault="0009169E" w:rsidP="00E368DD">
      <w:pPr>
        <w:spacing w:after="0"/>
        <w:ind w:left="284"/>
        <w:rPr>
          <w:b/>
          <w:bCs/>
        </w:rPr>
      </w:pPr>
    </w:p>
    <w:p w14:paraId="2C442737" w14:textId="77777777" w:rsidR="0009169E" w:rsidRDefault="0009169E" w:rsidP="00E368DD">
      <w:pPr>
        <w:spacing w:after="0"/>
        <w:ind w:left="284"/>
        <w:rPr>
          <w:b/>
          <w:bCs/>
        </w:rPr>
      </w:pPr>
    </w:p>
    <w:p w14:paraId="3CDE175C" w14:textId="77777777" w:rsidR="0009169E" w:rsidRDefault="0009169E" w:rsidP="00E368DD">
      <w:pPr>
        <w:spacing w:after="0"/>
        <w:ind w:left="284"/>
        <w:rPr>
          <w:b/>
          <w:bCs/>
        </w:rPr>
      </w:pPr>
    </w:p>
    <w:p w14:paraId="52E69B49" w14:textId="77777777" w:rsidR="0009169E" w:rsidRDefault="0009169E" w:rsidP="00E368DD">
      <w:pPr>
        <w:spacing w:after="0"/>
        <w:ind w:left="284"/>
        <w:rPr>
          <w:b/>
          <w:bCs/>
        </w:rPr>
      </w:pPr>
    </w:p>
    <w:p w14:paraId="7989D573" w14:textId="77777777" w:rsidR="0009169E" w:rsidRDefault="0009169E" w:rsidP="00E368DD">
      <w:pPr>
        <w:spacing w:after="0"/>
        <w:ind w:left="284"/>
        <w:rPr>
          <w:b/>
          <w:bCs/>
        </w:rPr>
      </w:pPr>
    </w:p>
    <w:p w14:paraId="0B9A243F" w14:textId="77777777" w:rsidR="0009169E" w:rsidRDefault="0009169E" w:rsidP="00E368DD">
      <w:pPr>
        <w:spacing w:after="0"/>
        <w:ind w:left="284"/>
        <w:rPr>
          <w:b/>
          <w:bCs/>
        </w:rPr>
      </w:pPr>
    </w:p>
    <w:p w14:paraId="7F8B3FCA" w14:textId="77777777" w:rsidR="0009169E" w:rsidRDefault="0009169E" w:rsidP="00E368DD">
      <w:pPr>
        <w:spacing w:after="0"/>
        <w:ind w:left="284"/>
        <w:rPr>
          <w:b/>
          <w:bCs/>
        </w:rPr>
      </w:pPr>
    </w:p>
    <w:p w14:paraId="4A34C350" w14:textId="77777777" w:rsidR="00F32896" w:rsidRDefault="00F32896" w:rsidP="00EA117A">
      <w:pPr>
        <w:spacing w:after="0"/>
        <w:rPr>
          <w:b/>
          <w:bCs/>
        </w:rPr>
      </w:pPr>
    </w:p>
    <w:p w14:paraId="4B87941E" w14:textId="675FDA13" w:rsidR="0009169E" w:rsidRPr="0009169E" w:rsidRDefault="0009169E" w:rsidP="0009169E">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6EFE2184" w14:textId="77777777" w:rsidR="0009169E" w:rsidRDefault="0072152F" w:rsidP="0009169E">
      <w:pPr>
        <w:spacing w:after="0"/>
        <w:rPr>
          <w:b/>
          <w:bCs/>
        </w:rPr>
      </w:pPr>
      <w:r>
        <w:rPr>
          <w:noProof/>
        </w:rPr>
        <w:drawing>
          <wp:inline distT="0" distB="0" distL="0" distR="0" wp14:anchorId="56811328" wp14:editId="116AC0D6">
            <wp:extent cx="3821430" cy="5286398"/>
            <wp:effectExtent l="0" t="0" r="7620" b="9525"/>
            <wp:docPr id="1147652150" name="Picture 3"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2150" name="Picture 3" descr="A screenshot of a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5612" cy="5306017"/>
                    </a:xfrm>
                    <a:prstGeom prst="rect">
                      <a:avLst/>
                    </a:prstGeom>
                  </pic:spPr>
                </pic:pic>
              </a:graphicData>
            </a:graphic>
          </wp:inline>
        </w:drawing>
      </w:r>
    </w:p>
    <w:p w14:paraId="28E02BE7" w14:textId="77777777" w:rsidR="006D7330" w:rsidRDefault="006D7330" w:rsidP="006D7330">
      <w:pPr>
        <w:spacing w:after="0"/>
        <w:ind w:left="284"/>
      </w:pPr>
    </w:p>
    <w:p w14:paraId="3B010706" w14:textId="77777777" w:rsidR="006D7330" w:rsidRDefault="006D7330" w:rsidP="006D733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80647" w:rsidRPr="00F00669" w14:paraId="70CC696A"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64EB6B1F" w14:textId="77777777" w:rsidR="00880647" w:rsidRPr="00F00669" w:rsidRDefault="00880647" w:rsidP="00E975C2">
            <w:pPr>
              <w:spacing w:after="160" w:line="278" w:lineRule="auto"/>
              <w:rPr>
                <w:b/>
                <w:bCs/>
              </w:rPr>
            </w:pPr>
            <w:r w:rsidRPr="00F00669">
              <w:rPr>
                <w:b/>
                <w:bCs/>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679637F" w14:textId="77777777" w:rsidR="00880647" w:rsidRPr="00F00669" w:rsidRDefault="00880647" w:rsidP="00E975C2">
            <w:pPr>
              <w:spacing w:after="160" w:line="278" w:lineRule="auto"/>
              <w:rPr>
                <w:b/>
                <w:bCs/>
              </w:rPr>
            </w:pPr>
            <w:r w:rsidRPr="00F00669">
              <w:rPr>
                <w:b/>
                <w:bCs/>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69EAD3CE" w14:textId="77777777" w:rsidR="00880647" w:rsidRPr="00F00669" w:rsidRDefault="00880647" w:rsidP="00E975C2">
            <w:pPr>
              <w:spacing w:after="160" w:line="278" w:lineRule="auto"/>
              <w:rPr>
                <w:b/>
                <w:bCs/>
              </w:rPr>
            </w:pPr>
            <w:r w:rsidRPr="00F00669">
              <w:rPr>
                <w:b/>
                <w:bCs/>
              </w:rPr>
              <w:t>Data Validation / Business Rule</w:t>
            </w:r>
          </w:p>
        </w:tc>
      </w:tr>
      <w:tr w:rsidR="00880647" w:rsidRPr="00F00669" w14:paraId="537D43C6"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6CF4F0B4" w14:textId="77777777" w:rsidR="00880647" w:rsidRPr="00F00669" w:rsidRDefault="00880647" w:rsidP="00E975C2">
            <w:pPr>
              <w:spacing w:after="160" w:line="278" w:lineRule="auto"/>
            </w:pPr>
            <w:r>
              <w:t>To</w:t>
            </w:r>
          </w:p>
        </w:tc>
        <w:tc>
          <w:tcPr>
            <w:tcW w:w="2551" w:type="dxa"/>
            <w:tcBorders>
              <w:top w:val="nil"/>
              <w:left w:val="nil"/>
              <w:bottom w:val="single" w:sz="18" w:space="0" w:color="FFFFFF"/>
              <w:right w:val="single" w:sz="18" w:space="0" w:color="FFFFFF"/>
            </w:tcBorders>
            <w:shd w:val="clear" w:color="auto" w:fill="C9F1FF"/>
            <w:vAlign w:val="center"/>
            <w:hideMark/>
          </w:tcPr>
          <w:p w14:paraId="0BC32A7F" w14:textId="77777777" w:rsidR="00880647" w:rsidRPr="00F00669" w:rsidRDefault="00880647" w:rsidP="00E975C2">
            <w:pPr>
              <w:spacing w:after="160" w:line="278" w:lineRule="auto"/>
            </w:pPr>
            <w:r w:rsidRPr="00F00669">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5941FC6A" w14:textId="77777777" w:rsidR="00880647" w:rsidRPr="00F00669" w:rsidRDefault="00880647" w:rsidP="00E975C2">
            <w:pPr>
              <w:spacing w:after="160" w:line="278" w:lineRule="auto"/>
            </w:pPr>
            <w:r w:rsidRPr="00F00669">
              <w:t xml:space="preserve"> Structured text</w:t>
            </w:r>
          </w:p>
        </w:tc>
      </w:tr>
      <w:tr w:rsidR="00880647" w:rsidRPr="00F00669" w14:paraId="2D04DCDA"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079DF7E6" w14:textId="77777777" w:rsidR="00880647" w:rsidRPr="00F00669" w:rsidRDefault="00880647" w:rsidP="00E975C2">
            <w:pPr>
              <w:spacing w:after="160" w:line="278" w:lineRule="auto"/>
            </w:pPr>
            <w:r w:rsidRPr="00F00669">
              <w:lastRenderedPageBreak/>
              <w:t xml:space="preserve">  </w:t>
            </w:r>
            <w:r>
              <w:t>From</w:t>
            </w:r>
          </w:p>
        </w:tc>
        <w:tc>
          <w:tcPr>
            <w:tcW w:w="2551" w:type="dxa"/>
            <w:tcBorders>
              <w:top w:val="nil"/>
              <w:left w:val="nil"/>
              <w:bottom w:val="single" w:sz="18" w:space="0" w:color="FFFFFF"/>
              <w:right w:val="single" w:sz="18" w:space="0" w:color="FFFFFF"/>
            </w:tcBorders>
            <w:shd w:val="clear" w:color="auto" w:fill="C9F1FF"/>
            <w:vAlign w:val="center"/>
            <w:hideMark/>
          </w:tcPr>
          <w:p w14:paraId="523BD46C" w14:textId="77777777" w:rsidR="00880647" w:rsidRPr="00F00669" w:rsidRDefault="00880647" w:rsidP="00E975C2">
            <w:pPr>
              <w:spacing w:after="160" w:line="278" w:lineRule="auto"/>
            </w:pPr>
            <w:r w:rsidRPr="00F00669">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5C5110F8" w14:textId="77777777" w:rsidR="00880647" w:rsidRPr="00F00669" w:rsidRDefault="00880647" w:rsidP="00E975C2">
            <w:pPr>
              <w:spacing w:after="160" w:line="278" w:lineRule="auto"/>
            </w:pPr>
            <w:r w:rsidRPr="00F00669">
              <w:t xml:space="preserve"> Structured text</w:t>
            </w:r>
          </w:p>
        </w:tc>
      </w:tr>
      <w:tr w:rsidR="00880647" w:rsidRPr="00F00669" w14:paraId="44AE9ABB"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2E995A1C" w14:textId="77777777" w:rsidR="00880647" w:rsidRPr="00F00669" w:rsidRDefault="00880647" w:rsidP="00E975C2">
            <w:pPr>
              <w:spacing w:after="160" w:line="278" w:lineRule="auto"/>
            </w:pPr>
            <w:r w:rsidRPr="00F00669">
              <w:t xml:space="preserve">  </w:t>
            </w:r>
            <w:r>
              <w:t>message</w:t>
            </w:r>
          </w:p>
        </w:tc>
        <w:tc>
          <w:tcPr>
            <w:tcW w:w="2551" w:type="dxa"/>
            <w:tcBorders>
              <w:top w:val="nil"/>
              <w:left w:val="nil"/>
              <w:bottom w:val="single" w:sz="18" w:space="0" w:color="FFFFFF"/>
              <w:right w:val="single" w:sz="18" w:space="0" w:color="FFFFFF"/>
            </w:tcBorders>
            <w:shd w:val="clear" w:color="auto" w:fill="C9F1FF"/>
            <w:vAlign w:val="center"/>
            <w:hideMark/>
          </w:tcPr>
          <w:p w14:paraId="4C229F84" w14:textId="77777777" w:rsidR="00880647" w:rsidRPr="00F00669" w:rsidRDefault="00880647" w:rsidP="00E975C2">
            <w:pPr>
              <w:spacing w:after="160" w:line="278" w:lineRule="auto"/>
            </w:pPr>
            <w:r>
              <w:t>0&lt;</w:t>
            </w:r>
            <w:r w:rsidRPr="00F00669">
              <w:t xml:space="preserve">Text &lt; </w:t>
            </w:r>
            <w:r>
              <w:t>1000</w:t>
            </w:r>
            <w:r w:rsidRPr="00F00669">
              <w:t xml:space="preserve">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74E5F65" w14:textId="77777777" w:rsidR="00880647" w:rsidRPr="00F00669" w:rsidRDefault="00880647" w:rsidP="00E975C2">
            <w:pPr>
              <w:spacing w:after="160" w:line="278" w:lineRule="auto"/>
            </w:pPr>
            <w:r w:rsidRPr="00F00669">
              <w:t>Structured text</w:t>
            </w:r>
            <w:r>
              <w:t xml:space="preserve"> &amp; In range</w:t>
            </w:r>
          </w:p>
        </w:tc>
      </w:tr>
    </w:tbl>
    <w:p w14:paraId="46ADBFE5" w14:textId="77777777" w:rsidR="00181082" w:rsidRDefault="00181082" w:rsidP="0009169E">
      <w:pPr>
        <w:spacing w:after="0"/>
        <w:rPr>
          <w:b/>
          <w:bCs/>
        </w:rPr>
      </w:pPr>
      <w:r>
        <w:rPr>
          <w:b/>
          <w:bCs/>
        </w:rPr>
        <w:t>_____________________________________________________________________________________</w:t>
      </w:r>
    </w:p>
    <w:p w14:paraId="783B424C" w14:textId="77777777" w:rsidR="0009169E" w:rsidRDefault="0009169E" w:rsidP="0009169E">
      <w:pPr>
        <w:spacing w:after="0"/>
        <w:rPr>
          <w:b/>
          <w:bCs/>
        </w:rPr>
      </w:pPr>
    </w:p>
    <w:p w14:paraId="701CE1E9" w14:textId="7AC8CA9D" w:rsidR="00181082" w:rsidRPr="00E368DD" w:rsidRDefault="00E368DD" w:rsidP="00E368DD">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#11</w:t>
      </w: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6CBEC202"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F139425" w14:textId="77777777" w:rsidR="00181082" w:rsidRDefault="00181082" w:rsidP="0083469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D270384" w14:textId="77777777" w:rsidR="00181082" w:rsidRDefault="00181082" w:rsidP="0083469C">
            <w:pPr>
              <w:spacing w:after="0" w:line="240" w:lineRule="auto"/>
              <w:ind w:left="111" w:right="443"/>
              <w:rPr>
                <w:rFonts w:ascii="Calibri" w:eastAsia="Times New Roman" w:hAnsi="Calibri" w:cs="Calibri"/>
                <w:color w:val="000000"/>
                <w:lang w:bidi="ar-EG"/>
              </w:rPr>
            </w:pPr>
            <w:r>
              <w:rPr>
                <w:rFonts w:ascii="Calibri" w:eastAsia="Times New Roman" w:hAnsi="Calibri" w:cs="Calibri"/>
                <w:color w:val="000000"/>
                <w:lang w:bidi="ar-EG"/>
              </w:rPr>
              <w:t>US #11</w:t>
            </w:r>
          </w:p>
        </w:tc>
      </w:tr>
      <w:tr w:rsidR="00181082" w14:paraId="5F43D873"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D25A582" w14:textId="77777777" w:rsidR="00181082" w:rsidRDefault="00181082" w:rsidP="0083469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84B63E3" w14:textId="77777777" w:rsidR="00181082" w:rsidRDefault="00181082" w:rsidP="0083469C">
            <w:pPr>
              <w:spacing w:after="0" w:line="240" w:lineRule="auto"/>
              <w:ind w:right="443"/>
              <w:rPr>
                <w:rFonts w:ascii="Calibri" w:eastAsia="Times New Roman" w:hAnsi="Calibri" w:cs="Calibri"/>
                <w:color w:val="000000"/>
                <w:lang w:bidi="ar-EG"/>
              </w:rPr>
            </w:pPr>
            <w:r w:rsidRPr="003A7348">
              <w:t>tutorial for investment</w:t>
            </w:r>
          </w:p>
        </w:tc>
      </w:tr>
      <w:tr w:rsidR="00181082" w14:paraId="32F47EA4"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8D39D93" w14:textId="77777777" w:rsidR="00181082" w:rsidRDefault="00181082" w:rsidP="0083469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950FC85" w14:textId="77777777" w:rsidR="00181082" w:rsidRDefault="00181082" w:rsidP="0083469C">
            <w:pPr>
              <w:spacing w:after="0" w:line="264" w:lineRule="auto"/>
            </w:pPr>
            <w:r>
              <w:t xml:space="preserve">User/investor </w:t>
            </w:r>
            <w:proofErr w:type="gramStart"/>
            <w:r>
              <w:t xml:space="preserve">&amp; </w:t>
            </w:r>
            <w:r w:rsidRPr="007D17C0">
              <w:rPr>
                <w:rFonts w:ascii="Times New Roman" w:eastAsia="Times New Roman" w:hAnsi="Times New Roman" w:cs="Times New Roman"/>
                <w:b/>
                <w:bCs/>
              </w:rPr>
              <w:t xml:space="preserve"> </w:t>
            </w:r>
            <w:r w:rsidRPr="007D17C0">
              <w:t>System</w:t>
            </w:r>
            <w:proofErr w:type="gramEnd"/>
            <w:r w:rsidRPr="007D17C0">
              <w:t xml:space="preserve"> (Investment Learning Module)</w:t>
            </w:r>
          </w:p>
        </w:tc>
      </w:tr>
      <w:tr w:rsidR="00181082" w14:paraId="3A4B1CB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8AB2B06" w14:textId="77777777" w:rsidR="00181082" w:rsidRDefault="00181082" w:rsidP="0083469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99E7008"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investor</w:t>
            </w:r>
          </w:p>
          <w:p w14:paraId="1E3C9722" w14:textId="77777777"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I’d like</w:t>
            </w:r>
            <w:r>
              <w:rPr>
                <w:rFonts w:ascii="Arial" w:eastAsia="Times New Roman" w:hAnsi="Arial" w:cs="Arial"/>
                <w:color w:val="000000"/>
              </w:rPr>
              <w:t xml:space="preserve"> </w:t>
            </w:r>
            <w:r w:rsidRPr="00DA65FC">
              <w:rPr>
                <w:rFonts w:ascii="Arial" w:eastAsia="Times New Roman" w:hAnsi="Arial" w:cs="Arial"/>
                <w:color w:val="000000"/>
              </w:rPr>
              <w:t>to access a tutorial for investment</w:t>
            </w:r>
          </w:p>
          <w:p w14:paraId="157EBDFC" w14:textId="77777777" w:rsidR="00181082" w:rsidRDefault="00181082" w:rsidP="0083469C">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r w:rsidRPr="007F0AF8">
              <w:t xml:space="preserve"> </w:t>
            </w:r>
            <w:r w:rsidRPr="00C96F4C">
              <w:t xml:space="preserve"> I</w:t>
            </w:r>
            <w:proofErr w:type="gramEnd"/>
            <w:r w:rsidRPr="00C96F4C">
              <w:t xml:space="preserve"> can learn how to make informed investment decisions and manage my financial resources effectively</w:t>
            </w:r>
          </w:p>
        </w:tc>
      </w:tr>
      <w:tr w:rsidR="00181082" w14:paraId="467DC2D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E99DD8A" w14:textId="77777777" w:rsidR="00181082" w:rsidRDefault="00181082" w:rsidP="0083469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FD4EC66"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2E07523D"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1A9B93B" w14:textId="77777777" w:rsidR="00181082" w:rsidRDefault="00181082" w:rsidP="0083469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733EC91"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4BE022D7"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9EAC6A6" w14:textId="77777777" w:rsidR="00181082" w:rsidRDefault="00181082" w:rsidP="0083469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ED3BBFF" w14:textId="77777777" w:rsidR="00181082" w:rsidRPr="00EE7256" w:rsidRDefault="00181082" w:rsidP="0083469C">
            <w:proofErr w:type="gramStart"/>
            <w:r>
              <w:rPr>
                <w:rFonts w:ascii="Arial" w:eastAsia="Times New Roman" w:hAnsi="Arial" w:cs="Arial"/>
                <w:b/>
                <w:bCs/>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b/>
                <w:bCs/>
                <w:color w:val="000000"/>
              </w:rPr>
              <w:t xml:space="preserve"> </w:t>
            </w:r>
            <w:r>
              <w:rPr>
                <w:rFonts w:ascii="Arial" w:eastAsia="Times New Roman" w:hAnsi="Arial" w:cs="Arial"/>
                <w:b/>
                <w:bCs/>
                <w:color w:val="000000"/>
              </w:rPr>
              <w:br/>
              <w:t xml:space="preserve">When </w:t>
            </w:r>
            <w:r>
              <w:t xml:space="preserve"> </w:t>
            </w:r>
            <w:r w:rsidRPr="00712198">
              <w:t>access the investment tutorial section</w:t>
            </w:r>
            <w:r>
              <w:br/>
            </w:r>
            <w:r>
              <w:rPr>
                <w:rFonts w:ascii="Arial" w:eastAsia="Times New Roman" w:hAnsi="Arial" w:cs="Arial"/>
                <w:b/>
                <w:bCs/>
                <w:color w:val="000000"/>
              </w:rPr>
              <w:t xml:space="preserve">Then </w:t>
            </w:r>
            <w:r w:rsidRPr="007F0AF8">
              <w:t xml:space="preserve"> </w:t>
            </w:r>
            <w:r w:rsidRPr="0077460C">
              <w:t>the system should provide structured learning materials, videos, and quizzes to guide me through the investment process</w:t>
            </w:r>
            <w:r w:rsidRPr="002432CB">
              <w:t>.</w:t>
            </w:r>
          </w:p>
        </w:tc>
      </w:tr>
    </w:tbl>
    <w:p w14:paraId="70A58006" w14:textId="77777777" w:rsidR="00181082" w:rsidRDefault="00181082" w:rsidP="00181082"/>
    <w:p w14:paraId="182D51EE" w14:textId="77777777" w:rsidR="00181082" w:rsidRDefault="00181082" w:rsidP="00181082"/>
    <w:p w14:paraId="1DACD2BB" w14:textId="77777777" w:rsidR="00181082" w:rsidRDefault="00181082" w:rsidP="00181082"/>
    <w:p w14:paraId="0A1D1D6A" w14:textId="77777777" w:rsidR="00181082" w:rsidRDefault="00181082" w:rsidP="00181082"/>
    <w:p w14:paraId="19FE17F1" w14:textId="77777777" w:rsidR="00181082" w:rsidRDefault="00181082" w:rsidP="00181082"/>
    <w:p w14:paraId="43E94760" w14:textId="77777777" w:rsidR="00181082" w:rsidRDefault="00181082" w:rsidP="00181082"/>
    <w:p w14:paraId="67640B02" w14:textId="77777777" w:rsidR="00181082" w:rsidRDefault="00181082" w:rsidP="00181082"/>
    <w:p w14:paraId="04074377" w14:textId="77777777" w:rsidR="00181082" w:rsidRDefault="00181082" w:rsidP="00181082"/>
    <w:p w14:paraId="0A60E79A" w14:textId="77777777" w:rsidR="005A74B8" w:rsidRDefault="005A74B8" w:rsidP="00181082"/>
    <w:p w14:paraId="20B6A19D" w14:textId="77777777" w:rsidR="00E368DD" w:rsidRDefault="00E368DD" w:rsidP="00E368DD">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196FD4F" w14:textId="2AF15369" w:rsidR="00181082" w:rsidRPr="00E649D2" w:rsidRDefault="00E368DD" w:rsidP="00742ABD">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r w:rsidR="00181082">
        <w:t xml:space="preserve">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207D820E"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88096EB" w14:textId="77777777" w:rsidR="00181082" w:rsidRDefault="00181082" w:rsidP="0083469C">
            <w:pPr>
              <w:spacing w:after="0" w:line="240" w:lineRule="auto"/>
              <w:ind w:left="111" w:right="1754"/>
              <w:rPr>
                <w:rFonts w:eastAsia="Times New Roman" w:cstheme="minorHAnsi"/>
                <w:color w:val="FFFFFF" w:themeColor="background1"/>
              </w:rPr>
            </w:pPr>
            <w:r>
              <w:rPr>
                <w:rFonts w:eastAsia="Times New Roman" w:cstheme="minorHAnsi"/>
                <w:b/>
                <w:bCs/>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82A7955" w14:textId="77777777" w:rsidR="00181082" w:rsidRDefault="00181082" w:rsidP="0083469C">
            <w:pPr>
              <w:spacing w:after="0" w:line="240" w:lineRule="auto"/>
              <w:ind w:left="111"/>
              <w:jc w:val="center"/>
              <w:rPr>
                <w:rFonts w:eastAsia="Times New Roman" w:cstheme="minorHAnsi"/>
                <w:color w:val="FFFFFF" w:themeColor="background1"/>
              </w:rPr>
            </w:pPr>
            <w:r>
              <w:rPr>
                <w:rFonts w:eastAsia="Times New Roman" w:cstheme="minorHAnsi"/>
                <w:b/>
                <w:bCs/>
                <w:color w:val="FFFFFF" w:themeColor="background1"/>
              </w:rPr>
              <w:t>System Response</w:t>
            </w:r>
          </w:p>
        </w:tc>
      </w:tr>
      <w:tr w:rsidR="00181082" w14:paraId="2CFC4C0A"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9F31434" w14:textId="77777777" w:rsidR="00181082" w:rsidRPr="00E76278" w:rsidRDefault="00181082" w:rsidP="0083469C">
            <w:pPr>
              <w:spacing w:after="0"/>
            </w:pPr>
            <w:r>
              <w:t>1-</w:t>
            </w:r>
            <w:r w:rsidRPr="00674F74">
              <w:t xml:space="preserve"> User navigates to the investment tutorial section.</w:t>
            </w:r>
          </w:p>
        </w:tc>
        <w:tc>
          <w:tcPr>
            <w:tcW w:w="4237" w:type="dxa"/>
            <w:tcBorders>
              <w:top w:val="nil"/>
              <w:left w:val="nil"/>
              <w:bottom w:val="single" w:sz="18" w:space="0" w:color="FFFFFF"/>
              <w:right w:val="single" w:sz="18" w:space="0" w:color="FFFFFF"/>
            </w:tcBorders>
            <w:shd w:val="clear" w:color="auto" w:fill="DAEEF3" w:themeFill="accent5" w:themeFillTint="33"/>
          </w:tcPr>
          <w:p w14:paraId="4D5ABC72" w14:textId="77777777" w:rsidR="00181082" w:rsidRDefault="00181082" w:rsidP="0083469C">
            <w:pPr>
              <w:spacing w:after="0"/>
            </w:pPr>
          </w:p>
        </w:tc>
      </w:tr>
      <w:tr w:rsidR="00181082" w14:paraId="0ABE594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5FDE150"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7B9B76B" w14:textId="77777777" w:rsidR="00181082" w:rsidRDefault="00181082" w:rsidP="0083469C">
            <w:pPr>
              <w:spacing w:after="0"/>
            </w:pPr>
            <w:r>
              <w:t xml:space="preserve">2- </w:t>
            </w:r>
            <w:r w:rsidRPr="00233EEA">
              <w:t>System loads available tutorials and learning resources.</w:t>
            </w:r>
          </w:p>
        </w:tc>
      </w:tr>
      <w:tr w:rsidR="00181082" w14:paraId="4786C43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74486B" w14:textId="77777777" w:rsidR="00181082" w:rsidRDefault="00181082" w:rsidP="0083469C">
            <w:pPr>
              <w:spacing w:after="0"/>
            </w:pPr>
            <w:r>
              <w:t xml:space="preserve">3- </w:t>
            </w:r>
            <w:r w:rsidRPr="00672DB6">
              <w:t>User selects a tutorial to begin.</w:t>
            </w:r>
          </w:p>
        </w:tc>
        <w:tc>
          <w:tcPr>
            <w:tcW w:w="4237" w:type="dxa"/>
            <w:tcBorders>
              <w:top w:val="nil"/>
              <w:left w:val="nil"/>
              <w:bottom w:val="single" w:sz="18" w:space="0" w:color="FFFFFF"/>
              <w:right w:val="single" w:sz="18" w:space="0" w:color="FFFFFF"/>
            </w:tcBorders>
            <w:shd w:val="clear" w:color="auto" w:fill="DAEEF3" w:themeFill="accent5" w:themeFillTint="33"/>
          </w:tcPr>
          <w:p w14:paraId="5F0B1739" w14:textId="77777777" w:rsidR="00181082" w:rsidRDefault="00181082" w:rsidP="0083469C">
            <w:pPr>
              <w:spacing w:after="0"/>
            </w:pPr>
          </w:p>
        </w:tc>
      </w:tr>
      <w:tr w:rsidR="00181082" w14:paraId="3E53C5E8"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8216784"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48CF304" w14:textId="77777777" w:rsidR="00181082" w:rsidRDefault="00181082" w:rsidP="0083469C">
            <w:pPr>
              <w:spacing w:after="0"/>
            </w:pPr>
            <w:r w:rsidRPr="008D050A">
              <w:t>4</w:t>
            </w:r>
            <w:r>
              <w:t>-</w:t>
            </w:r>
            <w:r w:rsidRPr="008D050A">
              <w:t xml:space="preserve"> System starts the tutorial with interactive lessons, videos, and explanations.</w:t>
            </w:r>
          </w:p>
        </w:tc>
      </w:tr>
      <w:tr w:rsidR="00181082" w14:paraId="0660067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EDC2CE0" w14:textId="77777777" w:rsidR="00181082" w:rsidRDefault="00181082" w:rsidP="0083469C">
            <w:pPr>
              <w:spacing w:before="2" w:after="0" w:line="240" w:lineRule="auto"/>
              <w:rPr>
                <w:rFonts w:eastAsia="Times New Roman" w:cstheme="minorHAnsi"/>
                <w:color w:val="000000"/>
              </w:rPr>
            </w:pPr>
            <w:r>
              <w:rPr>
                <w:rFonts w:eastAsia="Times New Roman" w:cstheme="minorHAnsi"/>
                <w:color w:val="000000"/>
              </w:rPr>
              <w:t xml:space="preserve">5- </w:t>
            </w:r>
            <w:r w:rsidRPr="00EF107E">
              <w:rPr>
                <w:rFonts w:eastAsia="Times New Roman" w:cstheme="minorHAnsi"/>
                <w:color w:val="000000"/>
              </w:rPr>
              <w:t>User progresses through the tutorial.</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FB24DD0" w14:textId="77777777" w:rsidR="00181082" w:rsidRDefault="00181082" w:rsidP="0083469C">
            <w:pPr>
              <w:spacing w:after="0" w:line="240" w:lineRule="auto"/>
              <w:rPr>
                <w:rFonts w:eastAsia="Times New Roman" w:cstheme="minorHAnsi"/>
                <w:color w:val="000000"/>
              </w:rPr>
            </w:pPr>
          </w:p>
        </w:tc>
      </w:tr>
      <w:tr w:rsidR="00181082" w14:paraId="5BE48182"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CE5F920" w14:textId="77777777" w:rsidR="00181082" w:rsidRDefault="00181082" w:rsidP="0083469C">
            <w:pPr>
              <w:pStyle w:val="ListParagraph"/>
              <w:spacing w:before="2" w:after="0" w:line="240" w:lineRule="auto"/>
              <w:ind w:left="465"/>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D9302F1" w14:textId="77777777" w:rsidR="00181082" w:rsidRDefault="00181082" w:rsidP="0083469C">
            <w:pPr>
              <w:spacing w:after="0" w:line="240" w:lineRule="auto"/>
              <w:rPr>
                <w:rFonts w:eastAsia="Times New Roman" w:cstheme="minorHAnsi"/>
                <w:color w:val="000000"/>
              </w:rPr>
            </w:pPr>
            <w:r w:rsidRPr="00C70E48">
              <w:rPr>
                <w:rFonts w:eastAsia="Times New Roman" w:cstheme="minorHAnsi"/>
                <w:color w:val="000000"/>
              </w:rPr>
              <w:t>6</w:t>
            </w:r>
            <w:r>
              <w:rPr>
                <w:rFonts w:eastAsia="Times New Roman" w:cstheme="minorHAnsi"/>
                <w:color w:val="000000"/>
              </w:rPr>
              <w:t>-</w:t>
            </w:r>
            <w:r w:rsidRPr="00C70E48">
              <w:rPr>
                <w:rFonts w:eastAsia="Times New Roman" w:cstheme="minorHAnsi"/>
                <w:color w:val="000000"/>
              </w:rPr>
              <w:t xml:space="preserve"> System tracks progress and allows resumption from the last completed section</w:t>
            </w:r>
          </w:p>
        </w:tc>
      </w:tr>
      <w:tr w:rsidR="00181082" w14:paraId="762AA0F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8494DA3" w14:textId="77777777" w:rsidR="00181082" w:rsidRDefault="00181082" w:rsidP="0083469C">
            <w:pPr>
              <w:spacing w:after="0" w:line="240" w:lineRule="auto"/>
              <w:ind w:left="105"/>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F345841" w14:textId="77777777" w:rsidR="00181082" w:rsidRDefault="00181082" w:rsidP="0083469C">
            <w:pPr>
              <w:spacing w:after="0" w:line="240" w:lineRule="auto"/>
              <w:rPr>
                <w:rFonts w:eastAsia="Times New Roman" w:cstheme="minorHAnsi"/>
                <w:color w:val="000000"/>
              </w:rPr>
            </w:pPr>
          </w:p>
        </w:tc>
      </w:tr>
      <w:tr w:rsidR="00181082" w14:paraId="1571F85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C6EC88C" w14:textId="77777777" w:rsidR="00181082" w:rsidRDefault="00181082" w:rsidP="0083469C">
            <w:pPr>
              <w:spacing w:after="0" w:line="256" w:lineRule="auto"/>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1109D5F" w14:textId="77777777" w:rsidR="00181082" w:rsidRDefault="00181082" w:rsidP="0083469C">
            <w:pPr>
              <w:spacing w:after="0" w:line="256" w:lineRule="auto"/>
            </w:pPr>
          </w:p>
        </w:tc>
      </w:tr>
    </w:tbl>
    <w:p w14:paraId="544E50BA" w14:textId="77777777" w:rsidR="00FA10D1" w:rsidRDefault="00181082" w:rsidP="00181082">
      <w:pPr>
        <w:spacing w:after="0"/>
        <w:ind w:left="284"/>
      </w:pPr>
      <w:r>
        <w:br/>
      </w:r>
      <w:r>
        <w:rPr>
          <w:rFonts w:eastAsia="Times New Roman" w:cstheme="minorHAnsi"/>
          <w:b/>
          <w:bCs/>
          <w:color w:val="1F3864"/>
          <w:sz w:val="26"/>
          <w:szCs w:val="26"/>
        </w:rPr>
        <w:t xml:space="preserve">             Exceptional Scenario </w:t>
      </w:r>
      <w:r>
        <w:br/>
        <w:t xml:space="preserve">               </w:t>
      </w:r>
      <w:r w:rsidRPr="00843860">
        <w:t>No exceptional scenario for this case.</w:t>
      </w:r>
    </w:p>
    <w:p w14:paraId="5B7BC596" w14:textId="77777777" w:rsidR="00FA10D1" w:rsidRDefault="00FA10D1" w:rsidP="00FA10D1">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F4D7F2B" w14:textId="77777777" w:rsidR="00C23296" w:rsidRDefault="00C23296" w:rsidP="00181082">
      <w:pPr>
        <w:spacing w:after="0"/>
        <w:ind w:left="284"/>
        <w:rPr>
          <w:b/>
          <w:bCs/>
        </w:rPr>
      </w:pPr>
      <w:r>
        <w:rPr>
          <w:noProof/>
        </w:rPr>
        <w:drawing>
          <wp:inline distT="0" distB="0" distL="0" distR="0" wp14:anchorId="279ABD50" wp14:editId="7F058275">
            <wp:extent cx="6126480" cy="2092960"/>
            <wp:effectExtent l="0" t="0" r="7620" b="2540"/>
            <wp:docPr id="327445174"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5174" name="Picture 4" descr="A screenshot of a cell phon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2092960"/>
                    </a:xfrm>
                    <a:prstGeom prst="rect">
                      <a:avLst/>
                    </a:prstGeom>
                  </pic:spPr>
                </pic:pic>
              </a:graphicData>
            </a:graphic>
          </wp:inline>
        </w:drawing>
      </w:r>
    </w:p>
    <w:p w14:paraId="4044ECE6" w14:textId="77777777" w:rsidR="00C23296" w:rsidRDefault="00C23296" w:rsidP="00181082">
      <w:pPr>
        <w:spacing w:after="0"/>
        <w:ind w:left="284"/>
        <w:rPr>
          <w:b/>
          <w:bCs/>
        </w:rPr>
      </w:pPr>
    </w:p>
    <w:p w14:paraId="2F410B13" w14:textId="77777777" w:rsidR="00C23296" w:rsidRDefault="00C23296" w:rsidP="00C23296">
      <w:pPr>
        <w:spacing w:after="0"/>
        <w:ind w:left="284"/>
      </w:pPr>
    </w:p>
    <w:p w14:paraId="6D52915F" w14:textId="77777777" w:rsidR="00C23296" w:rsidRDefault="00C23296" w:rsidP="00C2329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D408C7" w:rsidRPr="00F00669" w14:paraId="5408F60B"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DAF3171" w14:textId="77777777" w:rsidR="00D408C7" w:rsidRPr="00F00669" w:rsidRDefault="00D408C7" w:rsidP="00E975C2">
            <w:pPr>
              <w:spacing w:after="160" w:line="278" w:lineRule="auto"/>
              <w:rPr>
                <w:b/>
                <w:bCs/>
              </w:rPr>
            </w:pPr>
            <w:r w:rsidRPr="00F00669">
              <w:rPr>
                <w:b/>
                <w:bCs/>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4508AF24" w14:textId="77777777" w:rsidR="00D408C7" w:rsidRPr="00F00669" w:rsidRDefault="00D408C7" w:rsidP="00E975C2">
            <w:pPr>
              <w:spacing w:after="160" w:line="278" w:lineRule="auto"/>
              <w:rPr>
                <w:b/>
                <w:bCs/>
              </w:rPr>
            </w:pPr>
            <w:r w:rsidRPr="00F00669">
              <w:rPr>
                <w:b/>
                <w:bCs/>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7933D1EA" w14:textId="77777777" w:rsidR="00D408C7" w:rsidRPr="00F00669" w:rsidRDefault="00D408C7" w:rsidP="00E975C2">
            <w:pPr>
              <w:spacing w:after="160" w:line="278" w:lineRule="auto"/>
              <w:rPr>
                <w:b/>
                <w:bCs/>
              </w:rPr>
            </w:pPr>
            <w:r w:rsidRPr="00F00669">
              <w:rPr>
                <w:b/>
                <w:bCs/>
              </w:rPr>
              <w:t>Data Validation / Business Rule</w:t>
            </w:r>
          </w:p>
        </w:tc>
      </w:tr>
      <w:tr w:rsidR="00D408C7" w:rsidRPr="00F00669" w14:paraId="7FD63FB5"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6D3DD88" w14:textId="77777777" w:rsidR="00D408C7" w:rsidRPr="00F00669" w:rsidRDefault="00D408C7" w:rsidP="00E975C2">
            <w:pPr>
              <w:spacing w:after="160" w:line="278" w:lineRule="auto"/>
            </w:pPr>
            <w:r>
              <w:t>Progress</w:t>
            </w:r>
          </w:p>
        </w:tc>
        <w:tc>
          <w:tcPr>
            <w:tcW w:w="2551" w:type="dxa"/>
            <w:tcBorders>
              <w:top w:val="nil"/>
              <w:left w:val="nil"/>
              <w:bottom w:val="single" w:sz="18" w:space="0" w:color="FFFFFF"/>
              <w:right w:val="single" w:sz="18" w:space="0" w:color="FFFFFF"/>
            </w:tcBorders>
            <w:shd w:val="clear" w:color="auto" w:fill="C9F1FF"/>
            <w:vAlign w:val="center"/>
            <w:hideMark/>
          </w:tcPr>
          <w:p w14:paraId="38E6ACEF" w14:textId="77777777" w:rsidR="00D408C7" w:rsidRPr="00F00669" w:rsidRDefault="00D408C7" w:rsidP="00E975C2">
            <w:pPr>
              <w:spacing w:after="160" w:line="278" w:lineRule="auto"/>
            </w:pPr>
            <w:r>
              <w:t>0</w:t>
            </w:r>
            <w:r w:rsidRPr="00270049">
              <w:t>&lt;Integer&lt;100</w:t>
            </w:r>
          </w:p>
        </w:tc>
        <w:tc>
          <w:tcPr>
            <w:tcW w:w="3686" w:type="dxa"/>
            <w:tcBorders>
              <w:top w:val="nil"/>
              <w:left w:val="nil"/>
              <w:bottom w:val="single" w:sz="18" w:space="0" w:color="FFFFFF"/>
              <w:right w:val="single" w:sz="18" w:space="0" w:color="FFFFFF"/>
            </w:tcBorders>
            <w:shd w:val="clear" w:color="auto" w:fill="C9F1FF"/>
            <w:vAlign w:val="center"/>
            <w:hideMark/>
          </w:tcPr>
          <w:p w14:paraId="0485107D" w14:textId="77777777" w:rsidR="00D408C7" w:rsidRPr="00F00669" w:rsidRDefault="00D408C7" w:rsidP="00E975C2">
            <w:pPr>
              <w:spacing w:after="160" w:line="278" w:lineRule="auto"/>
            </w:pPr>
            <w:r w:rsidRPr="00F00669">
              <w:t xml:space="preserve"> </w:t>
            </w:r>
            <w:r w:rsidRPr="00270049">
              <w:t>Validate to be in the range of the percentage</w:t>
            </w:r>
          </w:p>
        </w:tc>
      </w:tr>
      <w:tr w:rsidR="00D408C7" w:rsidRPr="00F00669" w14:paraId="7E9AA5F8"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5956FAB6" w14:textId="77777777" w:rsidR="00D408C7" w:rsidRPr="00F00669" w:rsidRDefault="00D408C7" w:rsidP="00E975C2">
            <w:pPr>
              <w:spacing w:after="160" w:line="278" w:lineRule="auto"/>
            </w:pPr>
            <w:r>
              <w:t>Passed Quizzes</w:t>
            </w:r>
          </w:p>
        </w:tc>
        <w:tc>
          <w:tcPr>
            <w:tcW w:w="2551" w:type="dxa"/>
            <w:tcBorders>
              <w:top w:val="nil"/>
              <w:left w:val="nil"/>
              <w:bottom w:val="single" w:sz="18" w:space="0" w:color="FFFFFF"/>
              <w:right w:val="single" w:sz="18" w:space="0" w:color="FFFFFF"/>
            </w:tcBorders>
            <w:shd w:val="clear" w:color="auto" w:fill="C9F1FF"/>
            <w:vAlign w:val="center"/>
            <w:hideMark/>
          </w:tcPr>
          <w:p w14:paraId="78DD10F9" w14:textId="77777777" w:rsidR="00D408C7" w:rsidRPr="00F00669" w:rsidRDefault="00D408C7" w:rsidP="00E975C2">
            <w:pPr>
              <w:spacing w:after="160" w:line="278" w:lineRule="auto"/>
            </w:pPr>
            <w:r>
              <w:t>0</w:t>
            </w:r>
            <w:r w:rsidRPr="00270049">
              <w:t>&lt;Integer</w:t>
            </w:r>
          </w:p>
        </w:tc>
        <w:tc>
          <w:tcPr>
            <w:tcW w:w="3686" w:type="dxa"/>
            <w:tcBorders>
              <w:top w:val="nil"/>
              <w:left w:val="nil"/>
              <w:bottom w:val="single" w:sz="18" w:space="0" w:color="FFFFFF"/>
              <w:right w:val="single" w:sz="18" w:space="0" w:color="FFFFFF"/>
            </w:tcBorders>
            <w:shd w:val="clear" w:color="auto" w:fill="C9F1FF"/>
            <w:vAlign w:val="center"/>
            <w:hideMark/>
          </w:tcPr>
          <w:p w14:paraId="53E12022" w14:textId="77777777" w:rsidR="00D408C7" w:rsidRPr="00F00669" w:rsidRDefault="00D408C7" w:rsidP="00E975C2">
            <w:pPr>
              <w:spacing w:after="160" w:line="278" w:lineRule="auto"/>
            </w:pPr>
            <w:r w:rsidRPr="00F00669">
              <w:t xml:space="preserve"> </w:t>
            </w:r>
            <w:r w:rsidRPr="00270049">
              <w:t>Validate to be in the range of the percentage</w:t>
            </w:r>
          </w:p>
        </w:tc>
      </w:tr>
    </w:tbl>
    <w:p w14:paraId="1556B03E" w14:textId="6B266C99" w:rsidR="00742ABD" w:rsidRPr="00EA117A" w:rsidRDefault="00181082" w:rsidP="00EA117A">
      <w:pPr>
        <w:spacing w:after="0"/>
        <w:ind w:left="284"/>
        <w:rPr>
          <w:b/>
          <w:bCs/>
        </w:rPr>
      </w:pPr>
      <w:r>
        <w:rPr>
          <w:b/>
          <w:bCs/>
        </w:rPr>
        <w:t>_____________________________________________________________________________________</w:t>
      </w:r>
    </w:p>
    <w:p w14:paraId="266D1B81" w14:textId="77AA6B2F" w:rsidR="00181082" w:rsidRPr="00E368DD" w:rsidRDefault="00E368DD" w:rsidP="00E368DD">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#12</w:t>
      </w: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5816E911"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C4EEB8" w14:textId="77777777" w:rsidR="00181082" w:rsidRDefault="00181082" w:rsidP="0083469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6CDEE" w14:textId="77777777" w:rsidR="00181082" w:rsidRDefault="00181082" w:rsidP="0083469C">
            <w:pPr>
              <w:spacing w:after="0" w:line="240" w:lineRule="auto"/>
              <w:ind w:left="111" w:right="443"/>
              <w:rPr>
                <w:rFonts w:ascii="Calibri" w:eastAsia="Times New Roman" w:hAnsi="Calibri" w:cs="Calibri"/>
                <w:color w:val="000000"/>
                <w:lang w:bidi="ar-EG"/>
              </w:rPr>
            </w:pPr>
            <w:r>
              <w:rPr>
                <w:rFonts w:ascii="Calibri" w:eastAsia="Times New Roman" w:hAnsi="Calibri" w:cs="Calibri"/>
                <w:color w:val="000000"/>
                <w:lang w:bidi="ar-EG"/>
              </w:rPr>
              <w:t>US #12</w:t>
            </w:r>
          </w:p>
        </w:tc>
      </w:tr>
      <w:tr w:rsidR="00181082" w14:paraId="6C7EBF5B"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1F82791" w14:textId="77777777" w:rsidR="00181082" w:rsidRDefault="00181082" w:rsidP="0083469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1298DB" w14:textId="46C51CAF" w:rsidR="00181082" w:rsidRDefault="00F44B5E" w:rsidP="0083469C">
            <w:pPr>
              <w:spacing w:after="0" w:line="240" w:lineRule="auto"/>
              <w:ind w:left="111" w:right="443"/>
              <w:rPr>
                <w:rFonts w:ascii="Calibri" w:eastAsia="Times New Roman" w:hAnsi="Calibri" w:cs="Calibri"/>
                <w:color w:val="000000"/>
                <w:lang w:bidi="ar-EG"/>
              </w:rPr>
            </w:pPr>
            <w:proofErr w:type="gramStart"/>
            <w:r>
              <w:t>Connect</w:t>
            </w:r>
            <w:proofErr w:type="gramEnd"/>
            <w:r>
              <w:t xml:space="preserve"> </w:t>
            </w:r>
            <w:r w:rsidR="006F5247">
              <w:t>friends</w:t>
            </w:r>
            <w:r w:rsidR="00A90E99">
              <w:t xml:space="preserve"> </w:t>
            </w:r>
            <w:r>
              <w:t>for asking questions</w:t>
            </w:r>
          </w:p>
        </w:tc>
      </w:tr>
      <w:tr w:rsidR="00181082" w14:paraId="576FA77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58006EF" w14:textId="77777777" w:rsidR="00181082" w:rsidRDefault="00181082" w:rsidP="0083469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2B96E8D9" w14:textId="65A4155A" w:rsidR="00181082" w:rsidRDefault="00F44B5E" w:rsidP="0083469C">
            <w:pPr>
              <w:spacing w:after="0" w:line="264" w:lineRule="auto"/>
            </w:pPr>
            <w:r>
              <w:t xml:space="preserve">  Investor</w:t>
            </w:r>
          </w:p>
        </w:tc>
      </w:tr>
      <w:tr w:rsidR="00181082" w14:paraId="5F6C7235"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17984BB" w14:textId="77777777" w:rsidR="00181082" w:rsidRDefault="00181082" w:rsidP="0083469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5DE5F2B7" w14:textId="1DF5CDE9"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t xml:space="preserve"> an </w:t>
            </w:r>
            <w:r w:rsidR="00F44B5E">
              <w:t>investor</w:t>
            </w:r>
          </w:p>
          <w:p w14:paraId="599D4F30" w14:textId="5E2015CC" w:rsidR="00181082" w:rsidRDefault="00181082" w:rsidP="0083469C">
            <w:pPr>
              <w:bidi/>
              <w:spacing w:after="60" w:line="264" w:lineRule="auto"/>
              <w:jc w:val="right"/>
              <w:rPr>
                <w:rFonts w:ascii="Arial" w:eastAsia="Times New Roman" w:hAnsi="Arial" w:cs="Arial"/>
                <w:color w:val="000000"/>
              </w:rPr>
            </w:pPr>
            <w:r>
              <w:rPr>
                <w:rFonts w:ascii="Arial" w:eastAsia="Times New Roman" w:hAnsi="Arial" w:cs="Arial"/>
                <w:b/>
                <w:bCs/>
                <w:color w:val="000000"/>
              </w:rPr>
              <w:t>I’d like</w:t>
            </w:r>
            <w:r>
              <w:rPr>
                <w:rFonts w:ascii="Arial" w:eastAsia="Times New Roman" w:hAnsi="Arial" w:cs="Arial"/>
                <w:color w:val="000000"/>
              </w:rPr>
              <w:t xml:space="preserve"> to </w:t>
            </w:r>
            <w:r w:rsidR="00A90E99">
              <w:rPr>
                <w:rFonts w:ascii="Arial" w:eastAsia="Times New Roman" w:hAnsi="Arial" w:cs="Arial"/>
                <w:color w:val="000000"/>
              </w:rPr>
              <w:t xml:space="preserve">connect </w:t>
            </w:r>
            <w:proofErr w:type="gramStart"/>
            <w:r w:rsidR="00A90E99">
              <w:rPr>
                <w:rFonts w:ascii="Arial" w:eastAsia="Times New Roman" w:hAnsi="Arial" w:cs="Arial"/>
                <w:color w:val="000000"/>
              </w:rPr>
              <w:t xml:space="preserve">to </w:t>
            </w:r>
            <w:r w:rsidR="006F5247">
              <w:rPr>
                <w:rFonts w:ascii="Arial" w:eastAsia="Times New Roman" w:hAnsi="Arial" w:cs="Arial"/>
                <w:color w:val="000000"/>
              </w:rPr>
              <w:t xml:space="preserve"> friends</w:t>
            </w:r>
            <w:proofErr w:type="gramEnd"/>
            <w:r w:rsidR="006F5247">
              <w:rPr>
                <w:rFonts w:ascii="Arial" w:eastAsia="Times New Roman" w:hAnsi="Arial" w:cs="Arial"/>
                <w:color w:val="000000"/>
              </w:rPr>
              <w:t xml:space="preserve"> </w:t>
            </w:r>
            <w:r w:rsidR="00A90E99">
              <w:rPr>
                <w:rFonts w:ascii="Arial" w:eastAsia="Times New Roman" w:hAnsi="Arial" w:cs="Arial"/>
                <w:color w:val="000000"/>
              </w:rPr>
              <w:t>to ask questions</w:t>
            </w:r>
          </w:p>
          <w:p w14:paraId="02F3D62F" w14:textId="1EB5709C" w:rsidR="00181082" w:rsidRDefault="00181082" w:rsidP="0083469C">
            <w:pPr>
              <w:bidi/>
              <w:spacing w:after="60" w:line="264" w:lineRule="auto"/>
              <w:jc w:val="right"/>
              <w:rPr>
                <w:rFonts w:ascii="Arial" w:eastAsia="Times New Roman" w:hAnsi="Arial" w:cs="Arial"/>
                <w:color w:val="000000"/>
                <w:rtl/>
              </w:rPr>
            </w:pPr>
            <w:proofErr w:type="gramStart"/>
            <w:r>
              <w:rPr>
                <w:rFonts w:ascii="Arial" w:eastAsia="Times New Roman" w:hAnsi="Arial" w:cs="Arial"/>
                <w:b/>
                <w:bCs/>
                <w:color w:val="000000"/>
              </w:rPr>
              <w:t>So</w:t>
            </w:r>
            <w:r>
              <w:rPr>
                <w:rFonts w:ascii="Arial" w:eastAsia="Times New Roman" w:hAnsi="Arial" w:cs="Arial"/>
                <w:color w:val="000000"/>
              </w:rPr>
              <w:t xml:space="preserve"> </w:t>
            </w:r>
            <w:r w:rsidRPr="007F0AF8">
              <w:t xml:space="preserve"> I</w:t>
            </w:r>
            <w:proofErr w:type="gramEnd"/>
            <w:r w:rsidRPr="007F0AF8">
              <w:t xml:space="preserve"> can </w:t>
            </w:r>
            <w:r w:rsidR="00A90E99">
              <w:t>gain experience and connect people</w:t>
            </w:r>
          </w:p>
        </w:tc>
      </w:tr>
      <w:tr w:rsidR="00181082" w14:paraId="75200EA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6650BE" w14:textId="77777777" w:rsidR="00181082" w:rsidRDefault="00181082" w:rsidP="0083469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63472AD"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4D9172F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9DF9C52" w14:textId="77777777" w:rsidR="00181082" w:rsidRDefault="00181082" w:rsidP="0083469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27CECB3" w14:textId="77777777" w:rsidR="00181082" w:rsidRDefault="00181082" w:rsidP="0083469C">
            <w:pPr>
              <w:spacing w:before="2" w:after="0" w:line="240" w:lineRule="auto"/>
              <w:rPr>
                <w:rFonts w:ascii="Bahnschrift Light Condensed" w:eastAsia="Times New Roman" w:hAnsi="Bahnschrift Light Condensed" w:cs="Calibri"/>
                <w:color w:val="000000"/>
              </w:rPr>
            </w:pPr>
          </w:p>
        </w:tc>
      </w:tr>
      <w:tr w:rsidR="00181082" w14:paraId="082A0350"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FF4ECDC" w14:textId="77777777" w:rsidR="00181082" w:rsidRDefault="00181082" w:rsidP="0083469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22FA06B" w14:textId="5A898E03" w:rsidR="00181082" w:rsidRPr="00EE7256" w:rsidRDefault="00181082" w:rsidP="0083469C">
            <w:proofErr w:type="gramStart"/>
            <w:r>
              <w:rPr>
                <w:rFonts w:ascii="Arial" w:eastAsia="Times New Roman" w:hAnsi="Arial" w:cs="Arial"/>
                <w:b/>
                <w:bCs/>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b/>
                <w:bCs/>
                <w:color w:val="000000"/>
              </w:rPr>
              <w:t xml:space="preserve"> </w:t>
            </w:r>
            <w:r>
              <w:rPr>
                <w:rFonts w:ascii="Arial" w:eastAsia="Times New Roman" w:hAnsi="Arial" w:cs="Arial"/>
                <w:b/>
                <w:bCs/>
                <w:color w:val="000000"/>
              </w:rPr>
              <w:br/>
              <w:t xml:space="preserve">When </w:t>
            </w:r>
            <w:r>
              <w:t xml:space="preserve"> I </w:t>
            </w:r>
            <w:r w:rsidRPr="007F0AF8">
              <w:t xml:space="preserve"> click </w:t>
            </w:r>
            <w:r w:rsidR="00A90E99">
              <w:t>on someone profile’s to connect and ask</w:t>
            </w:r>
            <w:r>
              <w:br/>
            </w:r>
            <w:r>
              <w:rPr>
                <w:rFonts w:ascii="Arial" w:eastAsia="Times New Roman" w:hAnsi="Arial" w:cs="Arial"/>
                <w:b/>
                <w:bCs/>
                <w:color w:val="000000"/>
              </w:rPr>
              <w:t xml:space="preserve">Then </w:t>
            </w:r>
            <w:r w:rsidRPr="007F0AF8">
              <w:t xml:space="preserve"> the system successfully </w:t>
            </w:r>
            <w:r w:rsidR="00A90E99">
              <w:t xml:space="preserve">connects me to </w:t>
            </w:r>
            <w:r w:rsidR="006F5247">
              <w:t>that friend</w:t>
            </w:r>
          </w:p>
        </w:tc>
      </w:tr>
    </w:tbl>
    <w:p w14:paraId="4ECDD0C1" w14:textId="77777777" w:rsidR="00181082" w:rsidRDefault="00181082" w:rsidP="00181082"/>
    <w:p w14:paraId="48CE5AE6" w14:textId="77777777" w:rsidR="00181082" w:rsidRDefault="00181082" w:rsidP="00181082"/>
    <w:p w14:paraId="2F81FAC7" w14:textId="77777777" w:rsidR="00181082" w:rsidRDefault="00181082" w:rsidP="00181082"/>
    <w:p w14:paraId="287E7A3D" w14:textId="77777777" w:rsidR="00181082" w:rsidRDefault="00181082" w:rsidP="00181082"/>
    <w:p w14:paraId="172436C0" w14:textId="77777777" w:rsidR="00181082" w:rsidRDefault="00181082" w:rsidP="00181082"/>
    <w:p w14:paraId="63552D41" w14:textId="77777777" w:rsidR="00181082" w:rsidRDefault="00181082" w:rsidP="00181082"/>
    <w:p w14:paraId="55B5F7B8" w14:textId="77777777" w:rsidR="00181082" w:rsidRDefault="00181082" w:rsidP="00181082"/>
    <w:p w14:paraId="40ED3745" w14:textId="77777777" w:rsidR="00181082" w:rsidRDefault="00181082" w:rsidP="00181082"/>
    <w:p w14:paraId="676E1B58" w14:textId="77777777" w:rsidR="00181082" w:rsidRDefault="00181082" w:rsidP="00181082"/>
    <w:p w14:paraId="061BF18A" w14:textId="77777777" w:rsidR="00181082" w:rsidRDefault="00181082" w:rsidP="00181082"/>
    <w:p w14:paraId="4653D9A6" w14:textId="77777777" w:rsidR="00E368DD" w:rsidRDefault="00E368DD" w:rsidP="0083469C">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9D18C26" w14:textId="77777777" w:rsidR="00E368DD" w:rsidRDefault="00E368DD" w:rsidP="00E368DD">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262659A9"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D1692A1" w14:textId="77777777" w:rsidR="00181082" w:rsidRDefault="00181082" w:rsidP="0083469C">
            <w:pPr>
              <w:spacing w:after="0" w:line="240" w:lineRule="auto"/>
              <w:ind w:left="111" w:right="1754"/>
              <w:rPr>
                <w:rFonts w:eastAsia="Times New Roman" w:cstheme="minorHAnsi"/>
                <w:color w:val="FFFFFF" w:themeColor="background1"/>
              </w:rPr>
            </w:pPr>
            <w:r>
              <w:rPr>
                <w:rFonts w:eastAsia="Times New Roman" w:cstheme="minorHAnsi"/>
                <w:b/>
                <w:bCs/>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6041855" w14:textId="77777777" w:rsidR="00181082" w:rsidRDefault="00181082" w:rsidP="0083469C">
            <w:pPr>
              <w:spacing w:after="0" w:line="240" w:lineRule="auto"/>
              <w:ind w:left="111"/>
              <w:jc w:val="center"/>
              <w:rPr>
                <w:rFonts w:eastAsia="Times New Roman" w:cstheme="minorHAnsi"/>
                <w:color w:val="FFFFFF" w:themeColor="background1"/>
              </w:rPr>
            </w:pPr>
            <w:r>
              <w:rPr>
                <w:rFonts w:eastAsia="Times New Roman" w:cstheme="minorHAnsi"/>
                <w:b/>
                <w:bCs/>
                <w:color w:val="FFFFFF" w:themeColor="background1"/>
              </w:rPr>
              <w:t>System Response</w:t>
            </w:r>
          </w:p>
        </w:tc>
      </w:tr>
      <w:tr w:rsidR="00181082" w14:paraId="659A42C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4A67A3" w14:textId="28A98AC9" w:rsidR="00181082" w:rsidRDefault="00181082" w:rsidP="0083469C">
            <w:pPr>
              <w:spacing w:after="0"/>
              <w:rPr>
                <w:b/>
                <w:bCs/>
              </w:rPr>
            </w:pPr>
            <w:r>
              <w:t>1</w:t>
            </w:r>
            <w:proofErr w:type="gramStart"/>
            <w:r>
              <w:t xml:space="preserve">-  </w:t>
            </w:r>
            <w:r w:rsidR="00A90E99">
              <w:t>user</w:t>
            </w:r>
            <w:proofErr w:type="gramEnd"/>
            <w:r>
              <w:t xml:space="preserve"> clicks to </w:t>
            </w:r>
            <w:r w:rsidR="00A90E99">
              <w:t xml:space="preserve">connect someone to ask </w:t>
            </w:r>
            <w:r>
              <w:t>a question</w:t>
            </w:r>
            <w:r w:rsidR="00A90E99">
              <w:t xml:space="preserve"> </w:t>
            </w:r>
          </w:p>
        </w:tc>
        <w:tc>
          <w:tcPr>
            <w:tcW w:w="4237" w:type="dxa"/>
            <w:tcBorders>
              <w:top w:val="nil"/>
              <w:left w:val="nil"/>
              <w:bottom w:val="single" w:sz="18" w:space="0" w:color="FFFFFF"/>
              <w:right w:val="single" w:sz="18" w:space="0" w:color="FFFFFF"/>
            </w:tcBorders>
            <w:shd w:val="clear" w:color="auto" w:fill="DAEEF3" w:themeFill="accent5" w:themeFillTint="33"/>
          </w:tcPr>
          <w:p w14:paraId="49769761" w14:textId="77777777" w:rsidR="00181082" w:rsidRDefault="00181082" w:rsidP="0083469C">
            <w:pPr>
              <w:spacing w:after="0"/>
            </w:pPr>
          </w:p>
        </w:tc>
      </w:tr>
      <w:tr w:rsidR="00181082" w14:paraId="3CF3CEC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A016ECA" w14:textId="77777777" w:rsidR="00181082" w:rsidRDefault="00181082" w:rsidP="0083469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4041DB0" w14:textId="181313A3" w:rsidR="00181082" w:rsidRDefault="00181082" w:rsidP="0083469C">
            <w:r>
              <w:t xml:space="preserve">2- system enables </w:t>
            </w:r>
            <w:r w:rsidR="00A90E99">
              <w:t>him to connect that person</w:t>
            </w:r>
            <w:r>
              <w:br/>
            </w:r>
          </w:p>
        </w:tc>
      </w:tr>
      <w:tr w:rsidR="00181082" w14:paraId="64D2A20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500945" w14:textId="0B828BE2" w:rsidR="00181082" w:rsidRDefault="00181082" w:rsidP="0083469C">
            <w:pPr>
              <w:spacing w:after="0" w:line="240" w:lineRule="auto"/>
              <w:rPr>
                <w:rFonts w:eastAsia="Times New Roman" w:cstheme="minorHAnsi"/>
                <w:color w:val="000000"/>
              </w:rPr>
            </w:pPr>
            <w:r>
              <w:rPr>
                <w:rFonts w:eastAsia="Times New Roman" w:cstheme="minorHAnsi"/>
                <w:color w:val="000000"/>
              </w:rPr>
              <w:t>3-</w:t>
            </w:r>
            <w:r w:rsidRPr="00EB5FDA">
              <w:t xml:space="preserve"> </w:t>
            </w:r>
            <w:r w:rsidR="00A90E99">
              <w:t xml:space="preserve">user sends his question </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98094A0" w14:textId="77777777" w:rsidR="00181082" w:rsidRDefault="00181082" w:rsidP="0083469C">
            <w:pPr>
              <w:spacing w:before="100" w:beforeAutospacing="1" w:after="100" w:afterAutospacing="1" w:line="240" w:lineRule="auto"/>
              <w:ind w:left="105"/>
              <w:rPr>
                <w:rFonts w:eastAsia="Times New Roman" w:cstheme="minorHAnsi"/>
                <w:color w:val="000000"/>
                <w:sz w:val="21"/>
                <w:szCs w:val="21"/>
              </w:rPr>
            </w:pPr>
          </w:p>
        </w:tc>
      </w:tr>
      <w:tr w:rsidR="00181082" w14:paraId="638A26A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F9DDF12" w14:textId="77777777" w:rsidR="00181082" w:rsidRDefault="00181082" w:rsidP="0083469C">
            <w:pPr>
              <w:spacing w:after="0" w:line="240" w:lineRule="auto"/>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683A627" w14:textId="28CFD2A4" w:rsidR="00181082" w:rsidRDefault="00181082" w:rsidP="0083469C">
            <w:pPr>
              <w:spacing w:after="0" w:line="240" w:lineRule="auto"/>
              <w:rPr>
                <w:rFonts w:eastAsia="Times New Roman" w:cstheme="minorHAnsi"/>
                <w:color w:val="000000"/>
              </w:rPr>
            </w:pPr>
            <w:r>
              <w:rPr>
                <w:rFonts w:eastAsia="Times New Roman" w:cstheme="minorHAnsi"/>
                <w:color w:val="000000"/>
              </w:rPr>
              <w:t>4-</w:t>
            </w:r>
            <w:r w:rsidRPr="00EB5FDA">
              <w:t xml:space="preserve"> </w:t>
            </w:r>
            <w:r w:rsidR="00A90E99">
              <w:t>system sends the message successfully to</w:t>
            </w:r>
            <w:r w:rsidR="006F5247">
              <w:t xml:space="preserve"> </w:t>
            </w:r>
            <w:r w:rsidR="00063A47">
              <w:t>his friend</w:t>
            </w:r>
          </w:p>
        </w:tc>
      </w:tr>
    </w:tbl>
    <w:p w14:paraId="45FA5BAB" w14:textId="77777777" w:rsidR="00181082" w:rsidRDefault="00181082" w:rsidP="00181082"/>
    <w:p w14:paraId="24414CEA" w14:textId="77777777" w:rsidR="00A90E99" w:rsidRDefault="00A90E99" w:rsidP="00181082"/>
    <w:p w14:paraId="309B7807" w14:textId="77777777" w:rsidR="00181082" w:rsidRDefault="00181082" w:rsidP="00181082">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p w14:paraId="56064E6A" w14:textId="77777777" w:rsidR="00D14E0E" w:rsidRDefault="00181082" w:rsidP="00742ABD">
      <w:pPr>
        <w:spacing w:after="0"/>
        <w:ind w:left="284"/>
      </w:pPr>
      <w:r>
        <w:t xml:space="preserve">               </w:t>
      </w:r>
      <w:r w:rsidRPr="00843860">
        <w:t>No exceptional scenario for this case.</w:t>
      </w:r>
    </w:p>
    <w:p w14:paraId="49005B46" w14:textId="77777777" w:rsidR="00FA10D1" w:rsidRDefault="00FA10D1" w:rsidP="00FA10D1">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023BBE4E" w14:textId="4E7773F8" w:rsidR="00FA10D1" w:rsidRDefault="00495631" w:rsidP="00742ABD">
      <w:pPr>
        <w:spacing w:after="0"/>
        <w:ind w:left="284"/>
      </w:pPr>
      <w:r w:rsidRPr="00495631">
        <w:rPr>
          <w:noProof/>
        </w:rPr>
        <w:drawing>
          <wp:inline distT="0" distB="0" distL="0" distR="0" wp14:anchorId="57A8C935" wp14:editId="722BD20A">
            <wp:extent cx="4740051" cy="3505504"/>
            <wp:effectExtent l="0" t="0" r="3810" b="0"/>
            <wp:docPr id="2138284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8419" name="Picture 1" descr="A screenshot of a phone&#10;&#10;AI-generated content may be incorrect."/>
                    <pic:cNvPicPr/>
                  </pic:nvPicPr>
                  <pic:blipFill>
                    <a:blip r:embed="rId29"/>
                    <a:stretch>
                      <a:fillRect/>
                    </a:stretch>
                  </pic:blipFill>
                  <pic:spPr>
                    <a:xfrm>
                      <a:off x="0" y="0"/>
                      <a:ext cx="4740051" cy="3505504"/>
                    </a:xfrm>
                    <a:prstGeom prst="rect">
                      <a:avLst/>
                    </a:prstGeom>
                  </pic:spPr>
                </pic:pic>
              </a:graphicData>
            </a:graphic>
          </wp:inline>
        </w:drawing>
      </w:r>
    </w:p>
    <w:p w14:paraId="3805A836" w14:textId="77777777" w:rsidR="00D14E0E" w:rsidRDefault="00D14E0E" w:rsidP="00D14E0E">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D14E0E" w14:paraId="1D7A4201" w14:textId="77777777" w:rsidTr="00365C1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C12E17B" w14:textId="77777777" w:rsidR="00D14E0E" w:rsidRDefault="00D14E0E" w:rsidP="00365C1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0B60F890" w14:textId="77777777" w:rsidR="00D14E0E" w:rsidRDefault="00D14E0E" w:rsidP="00365C1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222C6DBA" w14:textId="77777777" w:rsidR="00D14E0E" w:rsidRDefault="00D14E0E" w:rsidP="00365C1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D14E0E" w14:paraId="1667576E" w14:textId="77777777" w:rsidTr="00365C16">
        <w:tc>
          <w:tcPr>
            <w:tcW w:w="2688" w:type="dxa"/>
            <w:tcBorders>
              <w:top w:val="nil"/>
              <w:left w:val="single" w:sz="18" w:space="0" w:color="FFFFFF"/>
              <w:bottom w:val="single" w:sz="18" w:space="0" w:color="FFFFFF"/>
              <w:right w:val="single" w:sz="18" w:space="0" w:color="FFFFFF"/>
            </w:tcBorders>
            <w:shd w:val="clear" w:color="auto" w:fill="C9F1FF"/>
            <w:vAlign w:val="center"/>
          </w:tcPr>
          <w:p w14:paraId="7642D423" w14:textId="5102F04F" w:rsidR="00D14E0E" w:rsidRDefault="00D14E0E" w:rsidP="00365C16">
            <w:pPr>
              <w:spacing w:after="0" w:line="240" w:lineRule="auto"/>
              <w:ind w:left="141"/>
              <w:rPr>
                <w:rFonts w:ascii="Calibri" w:eastAsia="Times New Roman" w:hAnsi="Calibri" w:cs="Calibri"/>
              </w:rPr>
            </w:pPr>
            <w:r>
              <w:rPr>
                <w:rFonts w:ascii="Calibri" w:eastAsia="Times New Roman" w:hAnsi="Calibri" w:cs="Calibri"/>
              </w:rPr>
              <w:t>message</w:t>
            </w:r>
          </w:p>
        </w:tc>
        <w:tc>
          <w:tcPr>
            <w:tcW w:w="2551" w:type="dxa"/>
            <w:tcBorders>
              <w:top w:val="nil"/>
              <w:left w:val="nil"/>
              <w:bottom w:val="single" w:sz="18" w:space="0" w:color="FFFFFF"/>
              <w:right w:val="single" w:sz="18" w:space="0" w:color="FFFFFF"/>
            </w:tcBorders>
            <w:shd w:val="clear" w:color="auto" w:fill="C9F1FF"/>
            <w:vAlign w:val="center"/>
          </w:tcPr>
          <w:p w14:paraId="7CD13042" w14:textId="4BA62C1D" w:rsidR="00D14E0E" w:rsidRDefault="00D14E0E" w:rsidP="00365C16">
            <w:pPr>
              <w:spacing w:after="0" w:line="240" w:lineRule="auto"/>
              <w:ind w:left="293" w:right="292"/>
              <w:jc w:val="center"/>
              <w:rPr>
                <w:rFonts w:ascii="Calibri" w:eastAsia="Times New Roman" w:hAnsi="Calibri" w:cs="Calibri"/>
              </w:rPr>
            </w:pPr>
            <w:r>
              <w:rPr>
                <w:rFonts w:ascii="Calibri" w:eastAsia="Times New Roman" w:hAnsi="Calibri" w:cs="Calibri"/>
              </w:rPr>
              <w:t>Text</w:t>
            </w:r>
          </w:p>
        </w:tc>
        <w:tc>
          <w:tcPr>
            <w:tcW w:w="3686" w:type="dxa"/>
            <w:tcBorders>
              <w:top w:val="nil"/>
              <w:left w:val="nil"/>
              <w:bottom w:val="single" w:sz="18" w:space="0" w:color="FFFFFF"/>
              <w:right w:val="single" w:sz="18" w:space="0" w:color="FFFFFF"/>
            </w:tcBorders>
            <w:shd w:val="clear" w:color="auto" w:fill="C9F1FF"/>
            <w:vAlign w:val="center"/>
          </w:tcPr>
          <w:p w14:paraId="00354366" w14:textId="77777777" w:rsidR="00D14E0E" w:rsidRDefault="00D14E0E" w:rsidP="00365C16">
            <w:pPr>
              <w:spacing w:before="9" w:after="0" w:line="240" w:lineRule="auto"/>
              <w:rPr>
                <w:rFonts w:ascii="Calibri" w:eastAsia="Times New Roman" w:hAnsi="Calibri" w:cs="Calibri"/>
              </w:rPr>
            </w:pPr>
            <w:r>
              <w:rPr>
                <w:rFonts w:ascii="Calibri" w:eastAsia="Times New Roman" w:hAnsi="Calibri" w:cs="Calibri"/>
              </w:rPr>
              <w:t xml:space="preserve"> No validation</w:t>
            </w:r>
          </w:p>
        </w:tc>
      </w:tr>
    </w:tbl>
    <w:p w14:paraId="6A137912" w14:textId="5FC3FFB0" w:rsidR="004B5323" w:rsidRPr="00742ABD" w:rsidRDefault="00D14E0E" w:rsidP="00D14E0E">
      <w:pPr>
        <w:spacing w:after="0"/>
        <w:rPr>
          <w:b/>
          <w:bCs/>
        </w:rPr>
      </w:pPr>
      <w:r>
        <w:rPr>
          <w:b/>
          <w:bCs/>
        </w:rPr>
        <w:t xml:space="preserve">    </w:t>
      </w:r>
      <w:r w:rsidR="00181082">
        <w:rPr>
          <w:b/>
          <w:bCs/>
        </w:rPr>
        <w:t>_____________________________________________________________________________________</w:t>
      </w:r>
      <w:bookmarkStart w:id="19" w:name="_Toc37885728"/>
      <w:bookmarkStart w:id="20" w:name="_Toc128921828"/>
    </w:p>
    <w:p w14:paraId="675ECE8A" w14:textId="77777777" w:rsidR="00513921" w:rsidRDefault="00513921" w:rsidP="004B5323">
      <w:pPr>
        <w:pStyle w:val="Heading1"/>
        <w:rPr>
          <w:color w:val="4F81BD" w:themeColor="accent1"/>
        </w:rPr>
      </w:pPr>
    </w:p>
    <w:p w14:paraId="0FE77DA0" w14:textId="77777777" w:rsidR="00FA10D1" w:rsidRDefault="00FA10D1" w:rsidP="00FA10D1"/>
    <w:p w14:paraId="12D824F8" w14:textId="77777777" w:rsidR="00FA10D1" w:rsidRDefault="00FA10D1" w:rsidP="00FA10D1"/>
    <w:p w14:paraId="20613CAA" w14:textId="77777777" w:rsidR="00FA10D1" w:rsidRDefault="00FA10D1" w:rsidP="00FA10D1"/>
    <w:p w14:paraId="004C6DCE" w14:textId="77777777" w:rsidR="00FA10D1" w:rsidRDefault="00FA10D1" w:rsidP="00FA10D1"/>
    <w:p w14:paraId="4BF8F94D" w14:textId="77777777" w:rsidR="0081722A" w:rsidRPr="00FA10D1" w:rsidRDefault="0081722A" w:rsidP="00FA10D1"/>
    <w:p w14:paraId="7842C649" w14:textId="77777777" w:rsidR="00DF4E92" w:rsidRDefault="00DF4E92" w:rsidP="00DF4E92">
      <w:pPr>
        <w:pStyle w:val="Heading2"/>
        <w:spacing w:before="120"/>
      </w:pPr>
      <w:bookmarkStart w:id="21" w:name="_Toc128921826"/>
      <w:r>
        <w:lastRenderedPageBreak/>
        <w:t>System Navigation Map</w:t>
      </w:r>
      <w:bookmarkEnd w:id="21"/>
      <w:r>
        <w:t xml:space="preserve"> </w:t>
      </w:r>
    </w:p>
    <w:p w14:paraId="79B29441" w14:textId="3D7A7233" w:rsidR="00DF4E92" w:rsidRDefault="00DF4E92" w:rsidP="004B5323">
      <w:pPr>
        <w:pStyle w:val="Heading1"/>
        <w:rPr>
          <w:color w:val="4F81BD" w:themeColor="accent1"/>
        </w:rPr>
      </w:pPr>
      <w:r>
        <w:rPr>
          <w:noProof/>
          <w:color w:val="4F81BD" w:themeColor="accent1"/>
        </w:rPr>
        <w:drawing>
          <wp:inline distT="0" distB="0" distL="0" distR="0" wp14:anchorId="1D7BF1F6" wp14:editId="517CCA6E">
            <wp:extent cx="6126480" cy="4084955"/>
            <wp:effectExtent l="0" t="0" r="7620" b="0"/>
            <wp:docPr id="98400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0861"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4084955"/>
                    </a:xfrm>
                    <a:prstGeom prst="rect">
                      <a:avLst/>
                    </a:prstGeom>
                  </pic:spPr>
                </pic:pic>
              </a:graphicData>
            </a:graphic>
          </wp:inline>
        </w:drawing>
      </w:r>
    </w:p>
    <w:p w14:paraId="2A412B8C" w14:textId="77777777" w:rsidR="00DF4E92" w:rsidRDefault="00DF4E92" w:rsidP="00DF4E92"/>
    <w:p w14:paraId="5AF5EA25" w14:textId="77777777" w:rsidR="00DF4E92" w:rsidRDefault="00DF4E92" w:rsidP="00DF4E92"/>
    <w:p w14:paraId="3EA01888" w14:textId="77777777" w:rsidR="00DF4E92" w:rsidRDefault="00DF4E92" w:rsidP="00DF4E92"/>
    <w:p w14:paraId="27A3A899" w14:textId="77777777" w:rsidR="00DF4E92" w:rsidRDefault="00DF4E92" w:rsidP="00DF4E92"/>
    <w:p w14:paraId="0FDA032C" w14:textId="77777777" w:rsidR="00DF4E92" w:rsidRDefault="00DF4E92" w:rsidP="00DF4E92"/>
    <w:p w14:paraId="6FB7B0C8" w14:textId="77777777" w:rsidR="00DF4E92" w:rsidRDefault="00DF4E92" w:rsidP="00DF4E92"/>
    <w:p w14:paraId="7BAF751A" w14:textId="77777777" w:rsidR="00DF4E92" w:rsidRDefault="00DF4E92" w:rsidP="00DF4E92"/>
    <w:p w14:paraId="61261A2C" w14:textId="77777777" w:rsidR="00DF4E92" w:rsidRDefault="00DF4E92" w:rsidP="00DF4E92"/>
    <w:p w14:paraId="470299C6" w14:textId="1A7C9EB5" w:rsidR="00DF4E92" w:rsidRPr="00DF4E92" w:rsidRDefault="00DF4E92" w:rsidP="00DF4E92">
      <w:r>
        <w:rPr>
          <w:noProof/>
        </w:rPr>
        <w:lastRenderedPageBreak/>
        <w:drawing>
          <wp:inline distT="0" distB="0" distL="0" distR="0" wp14:anchorId="39E158B3" wp14:editId="085431F1">
            <wp:extent cx="6126480" cy="5021580"/>
            <wp:effectExtent l="0" t="0" r="7620" b="7620"/>
            <wp:docPr id="74939418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4182" name="Picture 2"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5021580"/>
                    </a:xfrm>
                    <a:prstGeom prst="rect">
                      <a:avLst/>
                    </a:prstGeom>
                  </pic:spPr>
                </pic:pic>
              </a:graphicData>
            </a:graphic>
          </wp:inline>
        </w:drawing>
      </w:r>
    </w:p>
    <w:p w14:paraId="24053485" w14:textId="77777777" w:rsidR="00DF4E92" w:rsidRDefault="00DF4E92" w:rsidP="004B5323">
      <w:pPr>
        <w:pStyle w:val="Heading1"/>
        <w:rPr>
          <w:color w:val="4F81BD" w:themeColor="accent1"/>
        </w:rPr>
      </w:pPr>
    </w:p>
    <w:p w14:paraId="39CFE9A2" w14:textId="77777777" w:rsidR="00DF4E92" w:rsidRDefault="00DF4E92" w:rsidP="004B5323">
      <w:pPr>
        <w:pStyle w:val="Heading1"/>
        <w:rPr>
          <w:color w:val="4F81BD" w:themeColor="accent1"/>
        </w:rPr>
      </w:pPr>
    </w:p>
    <w:p w14:paraId="322A9541" w14:textId="76BC8890" w:rsidR="004B5323" w:rsidRPr="00513921" w:rsidRDefault="004B5323" w:rsidP="004B5323">
      <w:pPr>
        <w:pStyle w:val="Heading1"/>
        <w:rPr>
          <w:color w:val="4F81BD" w:themeColor="accent1"/>
        </w:rPr>
      </w:pPr>
      <w:r w:rsidRPr="00513921">
        <w:rPr>
          <w:color w:val="4F81BD" w:themeColor="accent1"/>
        </w:rPr>
        <w:t xml:space="preserve">The Tool used </w:t>
      </w:r>
      <w:r w:rsidR="00742ABD" w:rsidRPr="00513921">
        <w:rPr>
          <w:color w:val="4F81BD" w:themeColor="accent1"/>
        </w:rPr>
        <w:t>in this</w:t>
      </w:r>
      <w:r w:rsidRPr="00513921">
        <w:rPr>
          <w:color w:val="4F81BD" w:themeColor="accent1"/>
        </w:rPr>
        <w:t>:</w:t>
      </w:r>
    </w:p>
    <w:p w14:paraId="5AC263B2" w14:textId="033872FC" w:rsidR="004B5323" w:rsidRDefault="00750251" w:rsidP="00750251">
      <w:pPr>
        <w:pStyle w:val="ListParagraph"/>
        <w:numPr>
          <w:ilvl w:val="0"/>
          <w:numId w:val="35"/>
        </w:numPr>
      </w:pPr>
      <w:r>
        <w:t>Draw.io</w:t>
      </w:r>
    </w:p>
    <w:p w14:paraId="3B3AD859" w14:textId="1917C3D1" w:rsidR="00750251" w:rsidRDefault="00750251" w:rsidP="00750251">
      <w:pPr>
        <w:pStyle w:val="ListParagraph"/>
        <w:numPr>
          <w:ilvl w:val="0"/>
          <w:numId w:val="35"/>
        </w:numPr>
      </w:pPr>
      <w:r>
        <w:t xml:space="preserve">Miro </w:t>
      </w:r>
    </w:p>
    <w:p w14:paraId="52E8FD36" w14:textId="08AEB90B" w:rsidR="00C60364" w:rsidRPr="00DE237A" w:rsidRDefault="0005127E" w:rsidP="00DE237A">
      <w:pPr>
        <w:pStyle w:val="Heading1"/>
        <w:rPr>
          <w:color w:val="4F81BD" w:themeColor="accent1"/>
        </w:rPr>
      </w:pPr>
      <w:r w:rsidRPr="00DE237A">
        <w:rPr>
          <w:color w:val="4F81BD" w:themeColor="accent1"/>
        </w:rPr>
        <w:t>Ownership Report</w:t>
      </w:r>
      <w:bookmarkEnd w:id="19"/>
      <w:bookmarkEnd w:id="20"/>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A67E7B" w14:paraId="0F57448A" w14:textId="77777777" w:rsidTr="00E975C2">
        <w:tc>
          <w:tcPr>
            <w:tcW w:w="3936" w:type="dxa"/>
          </w:tcPr>
          <w:p w14:paraId="61A5E3E8" w14:textId="77777777" w:rsidR="00A67E7B" w:rsidRDefault="00A67E7B" w:rsidP="00E975C2">
            <w:pPr>
              <w:spacing w:after="40"/>
              <w:jc w:val="center"/>
              <w:rPr>
                <w:b/>
                <w:bCs/>
                <w:i/>
                <w:iCs/>
              </w:rPr>
            </w:pPr>
            <w:r>
              <w:rPr>
                <w:b/>
                <w:bCs/>
              </w:rPr>
              <w:lastRenderedPageBreak/>
              <w:t>Student</w:t>
            </w:r>
          </w:p>
        </w:tc>
        <w:tc>
          <w:tcPr>
            <w:tcW w:w="4920" w:type="dxa"/>
          </w:tcPr>
          <w:p w14:paraId="3425205C" w14:textId="77777777" w:rsidR="00A67E7B" w:rsidRDefault="00A67E7B" w:rsidP="00E975C2">
            <w:pPr>
              <w:spacing w:after="40"/>
              <w:jc w:val="center"/>
              <w:rPr>
                <w:b/>
                <w:bCs/>
              </w:rPr>
            </w:pPr>
            <w:r>
              <w:rPr>
                <w:b/>
                <w:bCs/>
              </w:rPr>
              <w:t>Items he created</w:t>
            </w:r>
          </w:p>
        </w:tc>
      </w:tr>
      <w:tr w:rsidR="00A67E7B" w14:paraId="1BB8375C" w14:textId="77777777" w:rsidTr="00E975C2">
        <w:tc>
          <w:tcPr>
            <w:tcW w:w="3936" w:type="dxa"/>
          </w:tcPr>
          <w:p w14:paraId="21ED10D1" w14:textId="77777777" w:rsidR="00A67E7B" w:rsidRDefault="00A67E7B" w:rsidP="00E975C2">
            <w:r>
              <w:t>Aly EL-Deen Yasser</w:t>
            </w:r>
          </w:p>
        </w:tc>
        <w:tc>
          <w:tcPr>
            <w:tcW w:w="4920" w:type="dxa"/>
          </w:tcPr>
          <w:p w14:paraId="1EAADB9F" w14:textId="3364AADA" w:rsidR="00A67E7B" w:rsidRDefault="00A67E7B" w:rsidP="00E975C2">
            <w:pPr>
              <w:spacing w:after="0" w:line="216" w:lineRule="auto"/>
            </w:pPr>
            <w:r>
              <w:t xml:space="preserve">Use Case diagram, use case scenario 1,2 and </w:t>
            </w:r>
            <w:proofErr w:type="gramStart"/>
            <w:r>
              <w:t>3 ,non</w:t>
            </w:r>
            <w:proofErr w:type="gramEnd"/>
            <w:r>
              <w:t>-functional requirement and system navigation for 1,2,3</w:t>
            </w:r>
            <w:ins w:id="22" w:author="Microsoft Word" w:date="2025-03-21T06:47:00Z" w16du:dateUtc="2025-03-21T04:47:00Z">
              <w:r w:rsidR="00B96E4E">
                <w:t>.</w:t>
              </w:r>
            </w:ins>
          </w:p>
        </w:tc>
      </w:tr>
      <w:tr w:rsidR="00A67E7B" w14:paraId="142ECC6B" w14:textId="77777777" w:rsidTr="00E975C2">
        <w:tc>
          <w:tcPr>
            <w:tcW w:w="3936" w:type="dxa"/>
          </w:tcPr>
          <w:p w14:paraId="05307AAD" w14:textId="77777777" w:rsidR="00A67E7B" w:rsidRDefault="00A67E7B" w:rsidP="00E975C2">
            <w:pPr>
              <w:spacing w:after="0" w:line="240" w:lineRule="auto"/>
            </w:pPr>
            <w:r>
              <w:t>Nagham Wael Mohamed</w:t>
            </w:r>
          </w:p>
        </w:tc>
        <w:tc>
          <w:tcPr>
            <w:tcW w:w="4920" w:type="dxa"/>
          </w:tcPr>
          <w:p w14:paraId="2FDEDF71" w14:textId="5FF2234F" w:rsidR="00A67E7B" w:rsidRPr="009C0C91" w:rsidRDefault="00A67E7B" w:rsidP="00E975C2">
            <w:pPr>
              <w:spacing w:after="0" w:line="240" w:lineRule="auto"/>
            </w:pPr>
            <w:r>
              <w:t xml:space="preserve">Document Audience &amp; Purpose, Software Purpose, Software Definitions, Software Scope, use case scenario 8,9,10,11 and 12, Presentation </w:t>
            </w:r>
            <w:proofErr w:type="gramStart"/>
            <w:r>
              <w:t>slides</w:t>
            </w:r>
            <w:r w:rsidR="00C13107">
              <w:t xml:space="preserve">  and</w:t>
            </w:r>
            <w:proofErr w:type="gramEnd"/>
            <w:r w:rsidR="00C13107">
              <w:t xml:space="preserve"> system navigation for 8,9,10,11</w:t>
            </w:r>
          </w:p>
        </w:tc>
      </w:tr>
      <w:tr w:rsidR="00A67E7B" w14:paraId="1E63887A" w14:textId="77777777" w:rsidTr="00E975C2">
        <w:tc>
          <w:tcPr>
            <w:tcW w:w="3936" w:type="dxa"/>
          </w:tcPr>
          <w:p w14:paraId="6264DA98" w14:textId="77777777" w:rsidR="00A67E7B" w:rsidRDefault="00A67E7B" w:rsidP="00E975C2">
            <w:pPr>
              <w:spacing w:after="0" w:line="240" w:lineRule="auto"/>
            </w:pPr>
            <w:r>
              <w:t>Fatema El-</w:t>
            </w:r>
            <w:proofErr w:type="spellStart"/>
            <w:proofErr w:type="gramStart"/>
            <w:r>
              <w:t>Zhraa</w:t>
            </w:r>
            <w:proofErr w:type="spellEnd"/>
            <w:r>
              <w:t xml:space="preserve">  Ahmed</w:t>
            </w:r>
            <w:proofErr w:type="gramEnd"/>
            <w:r>
              <w:t xml:space="preserve">  </w:t>
            </w:r>
          </w:p>
        </w:tc>
        <w:tc>
          <w:tcPr>
            <w:tcW w:w="4920" w:type="dxa"/>
          </w:tcPr>
          <w:p w14:paraId="5222DC20" w14:textId="5933CDA2" w:rsidR="00A67E7B" w:rsidRPr="00342671" w:rsidRDefault="00A67E7B" w:rsidP="00B96E4E">
            <w:pPr>
              <w:tabs>
                <w:tab w:val="left" w:pos="3622"/>
              </w:tabs>
              <w:spacing w:after="0" w:line="240" w:lineRule="auto"/>
            </w:pPr>
            <w:r>
              <w:t>Use Case Diagram, use case scenario 4,5,6,7 and 12, Functional Requirement</w:t>
            </w:r>
            <w:r w:rsidR="00B96E4E">
              <w:t xml:space="preserve"> </w:t>
            </w:r>
            <w:proofErr w:type="gramStart"/>
            <w:r w:rsidR="00B96E4E">
              <w:t>and  system</w:t>
            </w:r>
            <w:proofErr w:type="gramEnd"/>
            <w:r w:rsidR="00B96E4E">
              <w:t xml:space="preserve"> navigation for 4,5,6,7 and 12.</w:t>
            </w:r>
          </w:p>
        </w:tc>
      </w:tr>
    </w:tbl>
    <w:p w14:paraId="3B7E8439" w14:textId="595E5D12" w:rsidR="00C60364" w:rsidRPr="00A67E7B" w:rsidRDefault="00C60364" w:rsidP="00DE237A">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C60364" w:rsidRPr="00A67E7B">
      <w:headerReference w:type="default" r:id="rId32"/>
      <w:footerReference w:type="default" r:id="rId33"/>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B380A" w14:textId="77777777" w:rsidR="00473A60" w:rsidRDefault="00473A60">
      <w:pPr>
        <w:spacing w:line="240" w:lineRule="auto"/>
      </w:pPr>
      <w:r>
        <w:separator/>
      </w:r>
    </w:p>
  </w:endnote>
  <w:endnote w:type="continuationSeparator" w:id="0">
    <w:p w14:paraId="6A8E1D48" w14:textId="77777777" w:rsidR="00473A60" w:rsidRDefault="00473A60">
      <w:pPr>
        <w:spacing w:line="240" w:lineRule="auto"/>
      </w:pPr>
      <w:r>
        <w:continuationSeparator/>
      </w:r>
    </w:p>
  </w:endnote>
  <w:endnote w:type="continuationNotice" w:id="1">
    <w:p w14:paraId="2F184BDE" w14:textId="77777777" w:rsidR="00473A60" w:rsidRDefault="00473A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Content>
      <w:p w14:paraId="5A76FFC3" w14:textId="77777777" w:rsidR="00C60364" w:rsidRDefault="00C60364">
        <w:pPr>
          <w:pStyle w:val="Default"/>
          <w:rPr>
            <w:rFonts w:ascii="Calibri" w:hAnsi="Calibri" w:cs="Calibri"/>
          </w:rPr>
        </w:pPr>
      </w:p>
      <w:p w14:paraId="223ECE55" w14:textId="77777777" w:rsidR="00C60364" w:rsidRDefault="0005127E">
        <w:pPr>
          <w:pStyle w:val="Footer"/>
          <w:rPr>
            <w:rFonts w:ascii="Calibri" w:hAnsi="Calibri" w:cs="Calibri"/>
            <w:b/>
            <w:bCs/>
            <w:color w:val="000000"/>
            <w:sz w:val="23"/>
            <w:szCs w:val="23"/>
          </w:rPr>
        </w:pPr>
        <w:r>
          <w:rPr>
            <w:rFonts w:ascii="Calibri" w:hAnsi="Calibri" w:cs="Calibri"/>
            <w:b/>
            <w:bCs/>
            <w:color w:val="000000"/>
            <w:sz w:val="23"/>
            <w:szCs w:val="23"/>
          </w:rPr>
          <w:t>CU-FCAI – CS251 Intro to Software Engineering 202</w:t>
        </w:r>
        <w:r>
          <w:rPr>
            <w:rFonts w:ascii="Calibri" w:hAnsi="Calibri" w:cs="Calibri"/>
            <w:b/>
            <w:bCs/>
            <w:color w:val="000000"/>
            <w:sz w:val="23"/>
            <w:szCs w:val="23"/>
            <w:lang w:val="en-CA"/>
          </w:rPr>
          <w:t>5</w:t>
        </w:r>
        <w:r>
          <w:rPr>
            <w:rFonts w:ascii="Calibri" w:hAnsi="Calibri" w:cs="Calibri"/>
            <w:b/>
            <w:bCs/>
            <w:color w:val="000000"/>
            <w:sz w:val="23"/>
            <w:szCs w:val="23"/>
          </w:rPr>
          <w:t xml:space="preserve"> – Software Requirements Specifications </w:t>
        </w:r>
        <w:proofErr w:type="gramStart"/>
        <w:r>
          <w:rPr>
            <w:rFonts w:ascii="Calibri" w:hAnsi="Calibri" w:cs="Calibri"/>
            <w:b/>
            <w:bCs/>
            <w:color w:val="000000"/>
            <w:sz w:val="23"/>
            <w:szCs w:val="23"/>
          </w:rPr>
          <w:t>v1.0  |</w:t>
        </w:r>
        <w:proofErr w:type="gramEnd"/>
        <w:r>
          <w:rPr>
            <w:rFonts w:ascii="Calibri" w:hAnsi="Calibri" w:cs="Calibri"/>
            <w:b/>
            <w:bCs/>
            <w:color w:val="000000"/>
            <w:sz w:val="23"/>
            <w:szCs w:val="23"/>
          </w:rPr>
          <w:t xml:space="preserve"> </w:t>
        </w:r>
        <w:r>
          <w:fldChar w:fldCharType="begin"/>
        </w:r>
        <w:r>
          <w:instrText xml:space="preserve"> PAGE   \* MERGEFORMAT </w:instrText>
        </w:r>
        <w:r>
          <w:fldChar w:fldCharType="separate"/>
        </w:r>
        <w:r>
          <w:t>8</w:t>
        </w:r>
        <w:r>
          <w:fldChar w:fldCharType="end"/>
        </w:r>
      </w:p>
    </w:sdtContent>
  </w:sdt>
  <w:p w14:paraId="5E7E5B55" w14:textId="77777777" w:rsidR="00C60364" w:rsidRDefault="00C60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7828F" w14:textId="77777777" w:rsidR="00473A60" w:rsidRDefault="00473A60">
      <w:pPr>
        <w:spacing w:after="0"/>
      </w:pPr>
      <w:r>
        <w:separator/>
      </w:r>
    </w:p>
  </w:footnote>
  <w:footnote w:type="continuationSeparator" w:id="0">
    <w:p w14:paraId="216C599E" w14:textId="77777777" w:rsidR="00473A60" w:rsidRDefault="00473A60">
      <w:pPr>
        <w:spacing w:after="0"/>
      </w:pPr>
      <w:r>
        <w:continuationSeparator/>
      </w:r>
    </w:p>
  </w:footnote>
  <w:footnote w:type="continuationNotice" w:id="1">
    <w:p w14:paraId="03EA1BD5" w14:textId="77777777" w:rsidR="00473A60" w:rsidRDefault="00473A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1FF21" w14:textId="77777777" w:rsidR="00C60364" w:rsidRDefault="0005127E">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6BA72A56" wp14:editId="0710230D">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55B561A4" w14:textId="5A35A1A9" w:rsidR="00C60364" w:rsidRDefault="0005127E">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sidR="004B5323">
      <w:rPr>
        <w:rFonts w:asciiTheme="majorHAnsi" w:hAnsiTheme="majorHAnsi"/>
        <w:color w:val="404040" w:themeColor="text1" w:themeTint="BF"/>
        <w:sz w:val="40"/>
        <w:szCs w:val="40"/>
      </w:rPr>
      <w:t>Optimum</w:t>
    </w:r>
  </w:p>
  <w:p w14:paraId="2A6FA373" w14:textId="16A3108F" w:rsidR="00C60364" w:rsidRDefault="0005127E" w:rsidP="000E7619">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Project:</w:t>
    </w:r>
    <w:r w:rsidR="004B5323">
      <w:rPr>
        <w:rFonts w:asciiTheme="majorHAnsi" w:hAnsiTheme="majorHAnsi"/>
        <w:b/>
        <w:bCs/>
        <w:color w:val="404040" w:themeColor="text1" w:themeTint="BF"/>
        <w:sz w:val="40"/>
        <w:szCs w:val="40"/>
      </w:rPr>
      <w:t xml:space="preserve"> Tharwa</w:t>
    </w:r>
    <w:r w:rsidR="000E7619" w:rsidRPr="000E7619">
      <w:rPr>
        <w:rFonts w:asciiTheme="majorHAnsi" w:hAnsiTheme="majorHAnsi"/>
        <w:b/>
        <w:bCs/>
        <w:color w:val="404040" w:themeColor="text1" w:themeTint="BF"/>
        <w:sz w:val="40"/>
        <w:szCs w:val="40"/>
      </w:rPr>
      <w:t xml:space="preserve"> </w:t>
    </w:r>
  </w:p>
  <w:p w14:paraId="17DE4893" w14:textId="77777777" w:rsidR="00C60364" w:rsidRDefault="00C60364">
    <w:pPr>
      <w:autoSpaceDE w:val="0"/>
      <w:autoSpaceDN w:val="0"/>
      <w:adjustRightInd w:val="0"/>
      <w:spacing w:after="0" w:line="240" w:lineRule="auto"/>
      <w:rPr>
        <w:rFonts w:ascii="Arial" w:hAnsi="Arial" w:cs="Arial"/>
        <w:color w:val="000000"/>
        <w:sz w:val="24"/>
        <w:szCs w:val="24"/>
      </w:rPr>
    </w:pPr>
  </w:p>
  <w:p w14:paraId="4592E20E" w14:textId="77777777" w:rsidR="00C60364" w:rsidRDefault="0005127E">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EF704D6" w14:textId="77777777" w:rsidR="00C60364" w:rsidRDefault="00C60364">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02E"/>
    <w:multiLevelType w:val="hybridMultilevel"/>
    <w:tmpl w:val="E0A22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344"/>
    <w:multiLevelType w:val="hybridMultilevel"/>
    <w:tmpl w:val="FE00C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138AF"/>
    <w:multiLevelType w:val="multilevel"/>
    <w:tmpl w:val="9EEA1F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267A8"/>
    <w:multiLevelType w:val="hybridMultilevel"/>
    <w:tmpl w:val="B810B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B174E5"/>
    <w:multiLevelType w:val="hybridMultilevel"/>
    <w:tmpl w:val="2FF07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F3F"/>
    <w:multiLevelType w:val="hybridMultilevel"/>
    <w:tmpl w:val="2284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837AE"/>
    <w:multiLevelType w:val="hybridMultilevel"/>
    <w:tmpl w:val="BE762E4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259344E1"/>
    <w:multiLevelType w:val="hybridMultilevel"/>
    <w:tmpl w:val="F9F49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9B2C58"/>
    <w:multiLevelType w:val="multilevel"/>
    <w:tmpl w:val="E410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E2F1B"/>
    <w:multiLevelType w:val="hybridMultilevel"/>
    <w:tmpl w:val="F9F49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D973A6"/>
    <w:multiLevelType w:val="hybridMultilevel"/>
    <w:tmpl w:val="FA24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C5EAC"/>
    <w:multiLevelType w:val="hybridMultilevel"/>
    <w:tmpl w:val="A15A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B7A6D13"/>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6" w15:restartNumberingAfterBreak="0">
    <w:nsid w:val="43B11D0F"/>
    <w:multiLevelType w:val="hybridMultilevel"/>
    <w:tmpl w:val="30BC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E054E2"/>
    <w:multiLevelType w:val="hybridMultilevel"/>
    <w:tmpl w:val="9F74C018"/>
    <w:lvl w:ilvl="0" w:tplc="61FEC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A794E"/>
    <w:multiLevelType w:val="hybridMultilevel"/>
    <w:tmpl w:val="E76C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047FEC"/>
    <w:multiLevelType w:val="hybridMultilevel"/>
    <w:tmpl w:val="32A4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B116D8E"/>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9A40BC"/>
    <w:multiLevelType w:val="hybridMultilevel"/>
    <w:tmpl w:val="D780E098"/>
    <w:lvl w:ilvl="0" w:tplc="BD9ED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1222D1C"/>
    <w:multiLevelType w:val="hybridMultilevel"/>
    <w:tmpl w:val="7CE8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FD0325"/>
    <w:multiLevelType w:val="hybridMultilevel"/>
    <w:tmpl w:val="F9F49AB8"/>
    <w:lvl w:ilvl="0" w:tplc="BEDEF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932BA"/>
    <w:multiLevelType w:val="hybridMultilevel"/>
    <w:tmpl w:val="9C5A9FEC"/>
    <w:lvl w:ilvl="0" w:tplc="CED2C8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C7975"/>
    <w:multiLevelType w:val="multilevel"/>
    <w:tmpl w:val="826E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30CC5"/>
    <w:multiLevelType w:val="hybridMultilevel"/>
    <w:tmpl w:val="938E5302"/>
    <w:lvl w:ilvl="0" w:tplc="BF9A1772">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29" w15:restartNumberingAfterBreak="0">
    <w:nsid w:val="778E6691"/>
    <w:multiLevelType w:val="multilevel"/>
    <w:tmpl w:val="2B7A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10D7A"/>
    <w:multiLevelType w:val="hybridMultilevel"/>
    <w:tmpl w:val="72B4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FC0E62"/>
    <w:multiLevelType w:val="hybridMultilevel"/>
    <w:tmpl w:val="E200AA84"/>
    <w:lvl w:ilvl="0" w:tplc="165AC24A">
      <w:start w:val="1"/>
      <w:numFmt w:val="decimal"/>
      <w:lvlText w:val="%1."/>
      <w:lvlJc w:val="left"/>
      <w:pPr>
        <w:ind w:left="720" w:hanging="360"/>
      </w:pPr>
      <w:rPr>
        <w:rFonts w:asciiTheme="minorHAnsi" w:eastAsiaTheme="minorEastAsia" w:hAnsiTheme="minorHAnsi" w:cstheme="minorHAnsi"/>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76595F"/>
    <w:multiLevelType w:val="hybridMultilevel"/>
    <w:tmpl w:val="DDD6E062"/>
    <w:lvl w:ilvl="0" w:tplc="B9625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A93C9C"/>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960CBD"/>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711373">
    <w:abstractNumId w:val="20"/>
  </w:num>
  <w:num w:numId="2" w16cid:durableId="1346590396">
    <w:abstractNumId w:val="4"/>
  </w:num>
  <w:num w:numId="3" w16cid:durableId="175505560">
    <w:abstractNumId w:val="13"/>
  </w:num>
  <w:num w:numId="4" w16cid:durableId="1897860990">
    <w:abstractNumId w:val="23"/>
  </w:num>
  <w:num w:numId="5" w16cid:durableId="91895770">
    <w:abstractNumId w:val="15"/>
  </w:num>
  <w:num w:numId="6" w16cid:durableId="545413121">
    <w:abstractNumId w:val="27"/>
  </w:num>
  <w:num w:numId="7" w16cid:durableId="1031804982">
    <w:abstractNumId w:val="5"/>
  </w:num>
  <w:num w:numId="8" w16cid:durableId="646320399">
    <w:abstractNumId w:val="7"/>
  </w:num>
  <w:num w:numId="9" w16cid:durableId="867762498">
    <w:abstractNumId w:val="31"/>
  </w:num>
  <w:num w:numId="10" w16cid:durableId="725645965">
    <w:abstractNumId w:val="11"/>
  </w:num>
  <w:num w:numId="11" w16cid:durableId="202795398">
    <w:abstractNumId w:val="1"/>
  </w:num>
  <w:num w:numId="12" w16cid:durableId="1997420755">
    <w:abstractNumId w:val="12"/>
  </w:num>
  <w:num w:numId="13" w16cid:durableId="1295142431">
    <w:abstractNumId w:val="16"/>
  </w:num>
  <w:num w:numId="14" w16cid:durableId="1774519437">
    <w:abstractNumId w:val="19"/>
  </w:num>
  <w:num w:numId="15" w16cid:durableId="1720742635">
    <w:abstractNumId w:val="0"/>
  </w:num>
  <w:num w:numId="16" w16cid:durableId="1683778988">
    <w:abstractNumId w:val="2"/>
  </w:num>
  <w:num w:numId="17" w16cid:durableId="1652172026">
    <w:abstractNumId w:val="24"/>
  </w:num>
  <w:num w:numId="18" w16cid:durableId="1185748282">
    <w:abstractNumId w:val="3"/>
  </w:num>
  <w:num w:numId="19" w16cid:durableId="693964061">
    <w:abstractNumId w:val="17"/>
  </w:num>
  <w:num w:numId="20" w16cid:durableId="1964773472">
    <w:abstractNumId w:val="25"/>
  </w:num>
  <w:num w:numId="21" w16cid:durableId="2005355696">
    <w:abstractNumId w:val="33"/>
  </w:num>
  <w:num w:numId="22" w16cid:durableId="1758625275">
    <w:abstractNumId w:val="34"/>
  </w:num>
  <w:num w:numId="23" w16cid:durableId="933823195">
    <w:abstractNumId w:val="14"/>
  </w:num>
  <w:num w:numId="24" w16cid:durableId="744030829">
    <w:abstractNumId w:val="21"/>
  </w:num>
  <w:num w:numId="25" w16cid:durableId="283855892">
    <w:abstractNumId w:val="26"/>
  </w:num>
  <w:num w:numId="26" w16cid:durableId="1719433843">
    <w:abstractNumId w:val="28"/>
  </w:num>
  <w:num w:numId="27" w16cid:durableId="164521469">
    <w:abstractNumId w:val="22"/>
  </w:num>
  <w:num w:numId="28" w16cid:durableId="282811827">
    <w:abstractNumId w:val="32"/>
  </w:num>
  <w:num w:numId="29" w16cid:durableId="650866147">
    <w:abstractNumId w:val="8"/>
  </w:num>
  <w:num w:numId="30" w16cid:durableId="1384598660">
    <w:abstractNumId w:val="10"/>
  </w:num>
  <w:num w:numId="31" w16cid:durableId="1997027541">
    <w:abstractNumId w:val="30"/>
  </w:num>
  <w:num w:numId="32" w16cid:durableId="1583563850">
    <w:abstractNumId w:val="6"/>
  </w:num>
  <w:num w:numId="33" w16cid:durableId="1748115847">
    <w:abstractNumId w:val="9"/>
  </w:num>
  <w:num w:numId="34" w16cid:durableId="795105221">
    <w:abstractNumId w:val="29"/>
  </w:num>
  <w:num w:numId="35" w16cid:durableId="11120205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02815"/>
    <w:rsid w:val="00003481"/>
    <w:rsid w:val="00010D63"/>
    <w:rsid w:val="000115B1"/>
    <w:rsid w:val="000134CE"/>
    <w:rsid w:val="00014130"/>
    <w:rsid w:val="0001429C"/>
    <w:rsid w:val="00022B44"/>
    <w:rsid w:val="00024F3B"/>
    <w:rsid w:val="00031C04"/>
    <w:rsid w:val="0003439B"/>
    <w:rsid w:val="000365D4"/>
    <w:rsid w:val="00037663"/>
    <w:rsid w:val="000459AD"/>
    <w:rsid w:val="0004614A"/>
    <w:rsid w:val="00046513"/>
    <w:rsid w:val="00047387"/>
    <w:rsid w:val="000477FD"/>
    <w:rsid w:val="00047CE4"/>
    <w:rsid w:val="00047E54"/>
    <w:rsid w:val="000511FA"/>
    <w:rsid w:val="0005127E"/>
    <w:rsid w:val="00051584"/>
    <w:rsid w:val="00052460"/>
    <w:rsid w:val="00054546"/>
    <w:rsid w:val="00056957"/>
    <w:rsid w:val="000575C5"/>
    <w:rsid w:val="000577DC"/>
    <w:rsid w:val="00063A47"/>
    <w:rsid w:val="00066880"/>
    <w:rsid w:val="00067E41"/>
    <w:rsid w:val="00071494"/>
    <w:rsid w:val="00072389"/>
    <w:rsid w:val="00077BB9"/>
    <w:rsid w:val="0008020C"/>
    <w:rsid w:val="000820A9"/>
    <w:rsid w:val="00082209"/>
    <w:rsid w:val="00085D9D"/>
    <w:rsid w:val="00085DB2"/>
    <w:rsid w:val="00086C9D"/>
    <w:rsid w:val="00090E83"/>
    <w:rsid w:val="000910D1"/>
    <w:rsid w:val="0009169E"/>
    <w:rsid w:val="00092360"/>
    <w:rsid w:val="000947D3"/>
    <w:rsid w:val="00096EAB"/>
    <w:rsid w:val="000A0E92"/>
    <w:rsid w:val="000A7FA9"/>
    <w:rsid w:val="000C0144"/>
    <w:rsid w:val="000C0E28"/>
    <w:rsid w:val="000C4DAB"/>
    <w:rsid w:val="000C76AD"/>
    <w:rsid w:val="000D72C4"/>
    <w:rsid w:val="000D77EB"/>
    <w:rsid w:val="000E0B80"/>
    <w:rsid w:val="000E0BD8"/>
    <w:rsid w:val="000E105B"/>
    <w:rsid w:val="000E1D37"/>
    <w:rsid w:val="000E2C2A"/>
    <w:rsid w:val="000E3EED"/>
    <w:rsid w:val="000E7619"/>
    <w:rsid w:val="000F10BE"/>
    <w:rsid w:val="000F293C"/>
    <w:rsid w:val="000F45EF"/>
    <w:rsid w:val="000F4F65"/>
    <w:rsid w:val="000F610A"/>
    <w:rsid w:val="001003CB"/>
    <w:rsid w:val="00101C71"/>
    <w:rsid w:val="00102F20"/>
    <w:rsid w:val="00104666"/>
    <w:rsid w:val="00110D3B"/>
    <w:rsid w:val="00112913"/>
    <w:rsid w:val="001141D3"/>
    <w:rsid w:val="00114C08"/>
    <w:rsid w:val="00114D8D"/>
    <w:rsid w:val="0011511D"/>
    <w:rsid w:val="00120CC9"/>
    <w:rsid w:val="00120E0A"/>
    <w:rsid w:val="00121488"/>
    <w:rsid w:val="001236D2"/>
    <w:rsid w:val="00123AC4"/>
    <w:rsid w:val="00126919"/>
    <w:rsid w:val="00130480"/>
    <w:rsid w:val="00133D50"/>
    <w:rsid w:val="00135CED"/>
    <w:rsid w:val="0014139D"/>
    <w:rsid w:val="00141E89"/>
    <w:rsid w:val="0014592B"/>
    <w:rsid w:val="00154D48"/>
    <w:rsid w:val="00155982"/>
    <w:rsid w:val="00155D9A"/>
    <w:rsid w:val="0015651B"/>
    <w:rsid w:val="00157148"/>
    <w:rsid w:val="00161335"/>
    <w:rsid w:val="00161BDB"/>
    <w:rsid w:val="001631EB"/>
    <w:rsid w:val="00163ED8"/>
    <w:rsid w:val="001647FA"/>
    <w:rsid w:val="00165F89"/>
    <w:rsid w:val="0016691B"/>
    <w:rsid w:val="0017661A"/>
    <w:rsid w:val="00181082"/>
    <w:rsid w:val="001810B4"/>
    <w:rsid w:val="00184E1C"/>
    <w:rsid w:val="0018695E"/>
    <w:rsid w:val="00195B1E"/>
    <w:rsid w:val="00196387"/>
    <w:rsid w:val="001965CF"/>
    <w:rsid w:val="001A115F"/>
    <w:rsid w:val="001A5F03"/>
    <w:rsid w:val="001B2119"/>
    <w:rsid w:val="001B382F"/>
    <w:rsid w:val="001B6D14"/>
    <w:rsid w:val="001C6526"/>
    <w:rsid w:val="001C6A3F"/>
    <w:rsid w:val="001D5BCA"/>
    <w:rsid w:val="001E01B2"/>
    <w:rsid w:val="001E24DF"/>
    <w:rsid w:val="001E71C9"/>
    <w:rsid w:val="00201AA6"/>
    <w:rsid w:val="00205548"/>
    <w:rsid w:val="00211A3B"/>
    <w:rsid w:val="0021704B"/>
    <w:rsid w:val="002223F7"/>
    <w:rsid w:val="0023398A"/>
    <w:rsid w:val="002359B0"/>
    <w:rsid w:val="00235B92"/>
    <w:rsid w:val="00236667"/>
    <w:rsid w:val="00236FDE"/>
    <w:rsid w:val="002372A9"/>
    <w:rsid w:val="0024072F"/>
    <w:rsid w:val="002415D7"/>
    <w:rsid w:val="00243FA4"/>
    <w:rsid w:val="00245ECB"/>
    <w:rsid w:val="002522FD"/>
    <w:rsid w:val="00257DC0"/>
    <w:rsid w:val="002646AC"/>
    <w:rsid w:val="002653BF"/>
    <w:rsid w:val="0026553B"/>
    <w:rsid w:val="00265650"/>
    <w:rsid w:val="002701C1"/>
    <w:rsid w:val="00270D49"/>
    <w:rsid w:val="0027270F"/>
    <w:rsid w:val="00274ECC"/>
    <w:rsid w:val="00286232"/>
    <w:rsid w:val="002878C6"/>
    <w:rsid w:val="00292DE2"/>
    <w:rsid w:val="002979D3"/>
    <w:rsid w:val="002A01B2"/>
    <w:rsid w:val="002A47AA"/>
    <w:rsid w:val="002A54F6"/>
    <w:rsid w:val="002B495A"/>
    <w:rsid w:val="002B7947"/>
    <w:rsid w:val="002C2FC3"/>
    <w:rsid w:val="002C5B6F"/>
    <w:rsid w:val="002D0487"/>
    <w:rsid w:val="002D2314"/>
    <w:rsid w:val="002D4167"/>
    <w:rsid w:val="002D5AF0"/>
    <w:rsid w:val="002D6FA7"/>
    <w:rsid w:val="002D7F06"/>
    <w:rsid w:val="002E04F9"/>
    <w:rsid w:val="002E06F3"/>
    <w:rsid w:val="002E0BE3"/>
    <w:rsid w:val="002E2D9B"/>
    <w:rsid w:val="002E6FA7"/>
    <w:rsid w:val="002F2B97"/>
    <w:rsid w:val="002F38A7"/>
    <w:rsid w:val="002F3F79"/>
    <w:rsid w:val="002F648F"/>
    <w:rsid w:val="003026B7"/>
    <w:rsid w:val="00304ADB"/>
    <w:rsid w:val="00312299"/>
    <w:rsid w:val="003134FF"/>
    <w:rsid w:val="00313EBA"/>
    <w:rsid w:val="00314203"/>
    <w:rsid w:val="0031560E"/>
    <w:rsid w:val="0031686C"/>
    <w:rsid w:val="00317B14"/>
    <w:rsid w:val="00317C43"/>
    <w:rsid w:val="00320CD4"/>
    <w:rsid w:val="00324C47"/>
    <w:rsid w:val="00327279"/>
    <w:rsid w:val="003309C3"/>
    <w:rsid w:val="003320D2"/>
    <w:rsid w:val="003331C0"/>
    <w:rsid w:val="003343A1"/>
    <w:rsid w:val="00337CA4"/>
    <w:rsid w:val="003414FE"/>
    <w:rsid w:val="003415F1"/>
    <w:rsid w:val="00342671"/>
    <w:rsid w:val="0034302B"/>
    <w:rsid w:val="00344DD9"/>
    <w:rsid w:val="003506EB"/>
    <w:rsid w:val="003515E7"/>
    <w:rsid w:val="003557B8"/>
    <w:rsid w:val="00360058"/>
    <w:rsid w:val="003613A3"/>
    <w:rsid w:val="00362119"/>
    <w:rsid w:val="003669D4"/>
    <w:rsid w:val="00370383"/>
    <w:rsid w:val="00375566"/>
    <w:rsid w:val="00375598"/>
    <w:rsid w:val="00376910"/>
    <w:rsid w:val="0037718A"/>
    <w:rsid w:val="00377875"/>
    <w:rsid w:val="0038264C"/>
    <w:rsid w:val="0038450F"/>
    <w:rsid w:val="0038635F"/>
    <w:rsid w:val="003900C9"/>
    <w:rsid w:val="003909DD"/>
    <w:rsid w:val="00392958"/>
    <w:rsid w:val="00392DE2"/>
    <w:rsid w:val="00392FA0"/>
    <w:rsid w:val="00393166"/>
    <w:rsid w:val="00395E51"/>
    <w:rsid w:val="00396C8F"/>
    <w:rsid w:val="00396D16"/>
    <w:rsid w:val="003A3A5A"/>
    <w:rsid w:val="003A4912"/>
    <w:rsid w:val="003B3582"/>
    <w:rsid w:val="003B39CE"/>
    <w:rsid w:val="003B3C1E"/>
    <w:rsid w:val="003B488C"/>
    <w:rsid w:val="003C0F00"/>
    <w:rsid w:val="003C167B"/>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E5E28"/>
    <w:rsid w:val="003F0215"/>
    <w:rsid w:val="003F1FE6"/>
    <w:rsid w:val="003F3B85"/>
    <w:rsid w:val="0040631C"/>
    <w:rsid w:val="00411ED7"/>
    <w:rsid w:val="00412D99"/>
    <w:rsid w:val="00414C17"/>
    <w:rsid w:val="004158D0"/>
    <w:rsid w:val="00416680"/>
    <w:rsid w:val="004169E5"/>
    <w:rsid w:val="00420255"/>
    <w:rsid w:val="00421777"/>
    <w:rsid w:val="0042295F"/>
    <w:rsid w:val="0042335C"/>
    <w:rsid w:val="004250A0"/>
    <w:rsid w:val="0043008C"/>
    <w:rsid w:val="00430A99"/>
    <w:rsid w:val="00434A4B"/>
    <w:rsid w:val="00440C19"/>
    <w:rsid w:val="00443AEF"/>
    <w:rsid w:val="00446E69"/>
    <w:rsid w:val="004477AB"/>
    <w:rsid w:val="004508AC"/>
    <w:rsid w:val="00455252"/>
    <w:rsid w:val="004563A1"/>
    <w:rsid w:val="00456D92"/>
    <w:rsid w:val="00457495"/>
    <w:rsid w:val="0046018D"/>
    <w:rsid w:val="004603CF"/>
    <w:rsid w:val="00461351"/>
    <w:rsid w:val="004636C4"/>
    <w:rsid w:val="00464B3F"/>
    <w:rsid w:val="004650AB"/>
    <w:rsid w:val="004675CB"/>
    <w:rsid w:val="00472DE7"/>
    <w:rsid w:val="00473A60"/>
    <w:rsid w:val="00482257"/>
    <w:rsid w:val="004842A2"/>
    <w:rsid w:val="0048615A"/>
    <w:rsid w:val="0049174E"/>
    <w:rsid w:val="00493293"/>
    <w:rsid w:val="00495631"/>
    <w:rsid w:val="00497C58"/>
    <w:rsid w:val="004A0171"/>
    <w:rsid w:val="004A0624"/>
    <w:rsid w:val="004A62FA"/>
    <w:rsid w:val="004A7E7F"/>
    <w:rsid w:val="004B1235"/>
    <w:rsid w:val="004B4D1E"/>
    <w:rsid w:val="004B5323"/>
    <w:rsid w:val="004B629B"/>
    <w:rsid w:val="004C0D77"/>
    <w:rsid w:val="004C1F3F"/>
    <w:rsid w:val="004C2A11"/>
    <w:rsid w:val="004D11FD"/>
    <w:rsid w:val="004D34C9"/>
    <w:rsid w:val="004D41D3"/>
    <w:rsid w:val="004E0EA0"/>
    <w:rsid w:val="004E0FA6"/>
    <w:rsid w:val="004E2AD4"/>
    <w:rsid w:val="004E52F0"/>
    <w:rsid w:val="004F04D1"/>
    <w:rsid w:val="004F1F0A"/>
    <w:rsid w:val="004F326E"/>
    <w:rsid w:val="0050158D"/>
    <w:rsid w:val="00504711"/>
    <w:rsid w:val="00505705"/>
    <w:rsid w:val="00505C5E"/>
    <w:rsid w:val="005060AE"/>
    <w:rsid w:val="0051017A"/>
    <w:rsid w:val="00513921"/>
    <w:rsid w:val="00514187"/>
    <w:rsid w:val="00514EEB"/>
    <w:rsid w:val="005202EC"/>
    <w:rsid w:val="00523C60"/>
    <w:rsid w:val="00524E94"/>
    <w:rsid w:val="0052606B"/>
    <w:rsid w:val="00527117"/>
    <w:rsid w:val="00530ADF"/>
    <w:rsid w:val="005317FC"/>
    <w:rsid w:val="005332B5"/>
    <w:rsid w:val="00533885"/>
    <w:rsid w:val="00534E53"/>
    <w:rsid w:val="0053689C"/>
    <w:rsid w:val="00536905"/>
    <w:rsid w:val="0053744A"/>
    <w:rsid w:val="00543BDA"/>
    <w:rsid w:val="00546207"/>
    <w:rsid w:val="005470BF"/>
    <w:rsid w:val="00552ACB"/>
    <w:rsid w:val="00560712"/>
    <w:rsid w:val="005640B9"/>
    <w:rsid w:val="00564BB4"/>
    <w:rsid w:val="005650B0"/>
    <w:rsid w:val="0056628B"/>
    <w:rsid w:val="005664F4"/>
    <w:rsid w:val="0056792A"/>
    <w:rsid w:val="00572A21"/>
    <w:rsid w:val="00572B35"/>
    <w:rsid w:val="00573E96"/>
    <w:rsid w:val="00574103"/>
    <w:rsid w:val="0057415E"/>
    <w:rsid w:val="00574E8F"/>
    <w:rsid w:val="005758DE"/>
    <w:rsid w:val="00576FD7"/>
    <w:rsid w:val="00577171"/>
    <w:rsid w:val="00580690"/>
    <w:rsid w:val="0058077E"/>
    <w:rsid w:val="00580BA9"/>
    <w:rsid w:val="00583302"/>
    <w:rsid w:val="00587B26"/>
    <w:rsid w:val="00591163"/>
    <w:rsid w:val="005947F7"/>
    <w:rsid w:val="00595079"/>
    <w:rsid w:val="005A0B7A"/>
    <w:rsid w:val="005A15F5"/>
    <w:rsid w:val="005A3FB1"/>
    <w:rsid w:val="005A74B8"/>
    <w:rsid w:val="005A75F0"/>
    <w:rsid w:val="005A764B"/>
    <w:rsid w:val="005A782C"/>
    <w:rsid w:val="005B690A"/>
    <w:rsid w:val="005C1427"/>
    <w:rsid w:val="005C1AEE"/>
    <w:rsid w:val="005C21F5"/>
    <w:rsid w:val="005C4657"/>
    <w:rsid w:val="005C5CE6"/>
    <w:rsid w:val="005C64F1"/>
    <w:rsid w:val="005D3472"/>
    <w:rsid w:val="005D381F"/>
    <w:rsid w:val="005D6C4E"/>
    <w:rsid w:val="005D748A"/>
    <w:rsid w:val="005E09B9"/>
    <w:rsid w:val="005E47BD"/>
    <w:rsid w:val="005E6695"/>
    <w:rsid w:val="005E6C5D"/>
    <w:rsid w:val="005F06E9"/>
    <w:rsid w:val="005F2DD6"/>
    <w:rsid w:val="005F3220"/>
    <w:rsid w:val="005F7657"/>
    <w:rsid w:val="00602A60"/>
    <w:rsid w:val="006072FA"/>
    <w:rsid w:val="0061017C"/>
    <w:rsid w:val="00610466"/>
    <w:rsid w:val="006124E0"/>
    <w:rsid w:val="00612D9D"/>
    <w:rsid w:val="00613A7F"/>
    <w:rsid w:val="00613BE6"/>
    <w:rsid w:val="0061433E"/>
    <w:rsid w:val="006164BC"/>
    <w:rsid w:val="00617E48"/>
    <w:rsid w:val="00627144"/>
    <w:rsid w:val="00627D04"/>
    <w:rsid w:val="00632563"/>
    <w:rsid w:val="00633D49"/>
    <w:rsid w:val="0063573C"/>
    <w:rsid w:val="00635D67"/>
    <w:rsid w:val="00636EFF"/>
    <w:rsid w:val="00640F69"/>
    <w:rsid w:val="006438CC"/>
    <w:rsid w:val="00644832"/>
    <w:rsid w:val="006515E8"/>
    <w:rsid w:val="006521B6"/>
    <w:rsid w:val="006523A0"/>
    <w:rsid w:val="00652860"/>
    <w:rsid w:val="00654337"/>
    <w:rsid w:val="00660C62"/>
    <w:rsid w:val="00662B2C"/>
    <w:rsid w:val="006635A5"/>
    <w:rsid w:val="006648B6"/>
    <w:rsid w:val="006721CB"/>
    <w:rsid w:val="00672A3E"/>
    <w:rsid w:val="00672FCC"/>
    <w:rsid w:val="0067765C"/>
    <w:rsid w:val="00685735"/>
    <w:rsid w:val="00685794"/>
    <w:rsid w:val="00685C19"/>
    <w:rsid w:val="00685D95"/>
    <w:rsid w:val="00691AC4"/>
    <w:rsid w:val="006932B5"/>
    <w:rsid w:val="006964A1"/>
    <w:rsid w:val="00697134"/>
    <w:rsid w:val="006A3384"/>
    <w:rsid w:val="006B3AC8"/>
    <w:rsid w:val="006B550E"/>
    <w:rsid w:val="006B6333"/>
    <w:rsid w:val="006C00EF"/>
    <w:rsid w:val="006C75AF"/>
    <w:rsid w:val="006D0450"/>
    <w:rsid w:val="006D077F"/>
    <w:rsid w:val="006D11B5"/>
    <w:rsid w:val="006D1E45"/>
    <w:rsid w:val="006D31AC"/>
    <w:rsid w:val="006D3316"/>
    <w:rsid w:val="006D4BA7"/>
    <w:rsid w:val="006D4FDD"/>
    <w:rsid w:val="006D5BA9"/>
    <w:rsid w:val="006D7330"/>
    <w:rsid w:val="006E17AA"/>
    <w:rsid w:val="006E2F2F"/>
    <w:rsid w:val="006E3548"/>
    <w:rsid w:val="006E6FF2"/>
    <w:rsid w:val="006F19C2"/>
    <w:rsid w:val="006F2615"/>
    <w:rsid w:val="006F5247"/>
    <w:rsid w:val="006F7507"/>
    <w:rsid w:val="00701206"/>
    <w:rsid w:val="007077E2"/>
    <w:rsid w:val="00711E2F"/>
    <w:rsid w:val="00712B71"/>
    <w:rsid w:val="00714F03"/>
    <w:rsid w:val="00715EAE"/>
    <w:rsid w:val="007204D5"/>
    <w:rsid w:val="0072152F"/>
    <w:rsid w:val="00722922"/>
    <w:rsid w:val="0072413F"/>
    <w:rsid w:val="007249FB"/>
    <w:rsid w:val="00724E2B"/>
    <w:rsid w:val="0073061E"/>
    <w:rsid w:val="007310A9"/>
    <w:rsid w:val="007322D0"/>
    <w:rsid w:val="007336C3"/>
    <w:rsid w:val="0073484C"/>
    <w:rsid w:val="00735105"/>
    <w:rsid w:val="00742ABD"/>
    <w:rsid w:val="0074316F"/>
    <w:rsid w:val="007478E9"/>
    <w:rsid w:val="00750251"/>
    <w:rsid w:val="00752368"/>
    <w:rsid w:val="00753596"/>
    <w:rsid w:val="00753EBD"/>
    <w:rsid w:val="00756607"/>
    <w:rsid w:val="007576A5"/>
    <w:rsid w:val="007606C3"/>
    <w:rsid w:val="0076151B"/>
    <w:rsid w:val="0076373E"/>
    <w:rsid w:val="007656FB"/>
    <w:rsid w:val="00765B8C"/>
    <w:rsid w:val="007664EA"/>
    <w:rsid w:val="007665CF"/>
    <w:rsid w:val="00767DF0"/>
    <w:rsid w:val="00772B9F"/>
    <w:rsid w:val="00775050"/>
    <w:rsid w:val="0077682D"/>
    <w:rsid w:val="00777634"/>
    <w:rsid w:val="007806DD"/>
    <w:rsid w:val="00781BA9"/>
    <w:rsid w:val="00782252"/>
    <w:rsid w:val="007827B9"/>
    <w:rsid w:val="00795FE1"/>
    <w:rsid w:val="00796611"/>
    <w:rsid w:val="00796BAE"/>
    <w:rsid w:val="00796E85"/>
    <w:rsid w:val="007974F7"/>
    <w:rsid w:val="007A4CC8"/>
    <w:rsid w:val="007A4DAC"/>
    <w:rsid w:val="007B3137"/>
    <w:rsid w:val="007B3A6E"/>
    <w:rsid w:val="007B4D1A"/>
    <w:rsid w:val="007B588B"/>
    <w:rsid w:val="007B6E0A"/>
    <w:rsid w:val="007B7ABC"/>
    <w:rsid w:val="007B7D68"/>
    <w:rsid w:val="007B7F28"/>
    <w:rsid w:val="007C1067"/>
    <w:rsid w:val="007C2F34"/>
    <w:rsid w:val="007C31DC"/>
    <w:rsid w:val="007C56D8"/>
    <w:rsid w:val="007C62DF"/>
    <w:rsid w:val="007C7B53"/>
    <w:rsid w:val="007D14B0"/>
    <w:rsid w:val="007D24EB"/>
    <w:rsid w:val="007D3D96"/>
    <w:rsid w:val="007D617E"/>
    <w:rsid w:val="007D6323"/>
    <w:rsid w:val="007E0371"/>
    <w:rsid w:val="007E39A9"/>
    <w:rsid w:val="007E763E"/>
    <w:rsid w:val="007F73E6"/>
    <w:rsid w:val="00800DC8"/>
    <w:rsid w:val="00802D2E"/>
    <w:rsid w:val="00804267"/>
    <w:rsid w:val="00804B36"/>
    <w:rsid w:val="008102F3"/>
    <w:rsid w:val="00810546"/>
    <w:rsid w:val="00812784"/>
    <w:rsid w:val="0081722A"/>
    <w:rsid w:val="00823537"/>
    <w:rsid w:val="00824D16"/>
    <w:rsid w:val="00825831"/>
    <w:rsid w:val="00826063"/>
    <w:rsid w:val="00826896"/>
    <w:rsid w:val="008332CB"/>
    <w:rsid w:val="00833C03"/>
    <w:rsid w:val="00834D27"/>
    <w:rsid w:val="00834F73"/>
    <w:rsid w:val="00840398"/>
    <w:rsid w:val="008428EC"/>
    <w:rsid w:val="008450AA"/>
    <w:rsid w:val="0085037B"/>
    <w:rsid w:val="0085062F"/>
    <w:rsid w:val="00852365"/>
    <w:rsid w:val="0085518D"/>
    <w:rsid w:val="008553FB"/>
    <w:rsid w:val="00856037"/>
    <w:rsid w:val="00860190"/>
    <w:rsid w:val="00861DE5"/>
    <w:rsid w:val="008675C6"/>
    <w:rsid w:val="0087066D"/>
    <w:rsid w:val="0087088D"/>
    <w:rsid w:val="00873EBE"/>
    <w:rsid w:val="008748F3"/>
    <w:rsid w:val="0087553E"/>
    <w:rsid w:val="00875B35"/>
    <w:rsid w:val="00877183"/>
    <w:rsid w:val="00880284"/>
    <w:rsid w:val="00880647"/>
    <w:rsid w:val="00883F09"/>
    <w:rsid w:val="008849DA"/>
    <w:rsid w:val="00884C70"/>
    <w:rsid w:val="00884D48"/>
    <w:rsid w:val="00885128"/>
    <w:rsid w:val="008858CE"/>
    <w:rsid w:val="00885E30"/>
    <w:rsid w:val="00895DDB"/>
    <w:rsid w:val="00895F5E"/>
    <w:rsid w:val="008976F4"/>
    <w:rsid w:val="008A2F81"/>
    <w:rsid w:val="008A3692"/>
    <w:rsid w:val="008A7795"/>
    <w:rsid w:val="008B03DC"/>
    <w:rsid w:val="008B0675"/>
    <w:rsid w:val="008B5CCC"/>
    <w:rsid w:val="008B79DD"/>
    <w:rsid w:val="008C4B4C"/>
    <w:rsid w:val="008C66DB"/>
    <w:rsid w:val="008D29B7"/>
    <w:rsid w:val="008D30BD"/>
    <w:rsid w:val="008D4A69"/>
    <w:rsid w:val="008D5A0C"/>
    <w:rsid w:val="008D5CD6"/>
    <w:rsid w:val="008D5F61"/>
    <w:rsid w:val="008D750D"/>
    <w:rsid w:val="008E003D"/>
    <w:rsid w:val="008E052B"/>
    <w:rsid w:val="008E117D"/>
    <w:rsid w:val="008E6C1A"/>
    <w:rsid w:val="008F2989"/>
    <w:rsid w:val="008F3C70"/>
    <w:rsid w:val="008F5D48"/>
    <w:rsid w:val="00903921"/>
    <w:rsid w:val="009052E2"/>
    <w:rsid w:val="00913725"/>
    <w:rsid w:val="00916160"/>
    <w:rsid w:val="00921932"/>
    <w:rsid w:val="00923B70"/>
    <w:rsid w:val="00926195"/>
    <w:rsid w:val="00926F3B"/>
    <w:rsid w:val="009301D6"/>
    <w:rsid w:val="00930D90"/>
    <w:rsid w:val="0093256A"/>
    <w:rsid w:val="00937F1E"/>
    <w:rsid w:val="00941C6A"/>
    <w:rsid w:val="00943873"/>
    <w:rsid w:val="00945749"/>
    <w:rsid w:val="0094620C"/>
    <w:rsid w:val="009470B6"/>
    <w:rsid w:val="0094730B"/>
    <w:rsid w:val="009507E6"/>
    <w:rsid w:val="00950A2E"/>
    <w:rsid w:val="009559B3"/>
    <w:rsid w:val="00961C35"/>
    <w:rsid w:val="009647A3"/>
    <w:rsid w:val="00964AB3"/>
    <w:rsid w:val="0096590F"/>
    <w:rsid w:val="0096643A"/>
    <w:rsid w:val="0097138B"/>
    <w:rsid w:val="009735BF"/>
    <w:rsid w:val="009738C6"/>
    <w:rsid w:val="00977EB4"/>
    <w:rsid w:val="009805FF"/>
    <w:rsid w:val="00981F88"/>
    <w:rsid w:val="0098240D"/>
    <w:rsid w:val="00982CCB"/>
    <w:rsid w:val="00985CE1"/>
    <w:rsid w:val="00996367"/>
    <w:rsid w:val="009A7A17"/>
    <w:rsid w:val="009B6D4E"/>
    <w:rsid w:val="009B72B1"/>
    <w:rsid w:val="009C0C91"/>
    <w:rsid w:val="009C100B"/>
    <w:rsid w:val="009C6055"/>
    <w:rsid w:val="009D0325"/>
    <w:rsid w:val="009D086F"/>
    <w:rsid w:val="009D2E79"/>
    <w:rsid w:val="009D6DC6"/>
    <w:rsid w:val="009E3013"/>
    <w:rsid w:val="009E3B60"/>
    <w:rsid w:val="009E4D08"/>
    <w:rsid w:val="009F113E"/>
    <w:rsid w:val="009F32FC"/>
    <w:rsid w:val="009F40A6"/>
    <w:rsid w:val="009F6703"/>
    <w:rsid w:val="009F6718"/>
    <w:rsid w:val="009F6968"/>
    <w:rsid w:val="00A02B76"/>
    <w:rsid w:val="00A02D16"/>
    <w:rsid w:val="00A048D9"/>
    <w:rsid w:val="00A04A2C"/>
    <w:rsid w:val="00A10995"/>
    <w:rsid w:val="00A16C0D"/>
    <w:rsid w:val="00A20805"/>
    <w:rsid w:val="00A2400D"/>
    <w:rsid w:val="00A24382"/>
    <w:rsid w:val="00A32417"/>
    <w:rsid w:val="00A32B71"/>
    <w:rsid w:val="00A3405A"/>
    <w:rsid w:val="00A35F20"/>
    <w:rsid w:val="00A36E67"/>
    <w:rsid w:val="00A36E79"/>
    <w:rsid w:val="00A410D6"/>
    <w:rsid w:val="00A4293A"/>
    <w:rsid w:val="00A464A4"/>
    <w:rsid w:val="00A5042F"/>
    <w:rsid w:val="00A5066D"/>
    <w:rsid w:val="00A515D9"/>
    <w:rsid w:val="00A51B47"/>
    <w:rsid w:val="00A5314F"/>
    <w:rsid w:val="00A5350A"/>
    <w:rsid w:val="00A53901"/>
    <w:rsid w:val="00A66961"/>
    <w:rsid w:val="00A67E7B"/>
    <w:rsid w:val="00A773AB"/>
    <w:rsid w:val="00A77B98"/>
    <w:rsid w:val="00A80E3E"/>
    <w:rsid w:val="00A821FF"/>
    <w:rsid w:val="00A852BD"/>
    <w:rsid w:val="00A87A97"/>
    <w:rsid w:val="00A87C12"/>
    <w:rsid w:val="00A90378"/>
    <w:rsid w:val="00A90E99"/>
    <w:rsid w:val="00A91BFD"/>
    <w:rsid w:val="00A96172"/>
    <w:rsid w:val="00A96F00"/>
    <w:rsid w:val="00AA3B09"/>
    <w:rsid w:val="00AB0147"/>
    <w:rsid w:val="00AB4267"/>
    <w:rsid w:val="00AB578C"/>
    <w:rsid w:val="00AC3817"/>
    <w:rsid w:val="00AC6191"/>
    <w:rsid w:val="00AC7257"/>
    <w:rsid w:val="00AD030A"/>
    <w:rsid w:val="00AD293B"/>
    <w:rsid w:val="00AD515A"/>
    <w:rsid w:val="00AD6919"/>
    <w:rsid w:val="00AE1663"/>
    <w:rsid w:val="00AE4F54"/>
    <w:rsid w:val="00AF0766"/>
    <w:rsid w:val="00AF4F15"/>
    <w:rsid w:val="00AF5EB1"/>
    <w:rsid w:val="00AF6352"/>
    <w:rsid w:val="00B029A6"/>
    <w:rsid w:val="00B03C18"/>
    <w:rsid w:val="00B04507"/>
    <w:rsid w:val="00B05281"/>
    <w:rsid w:val="00B11752"/>
    <w:rsid w:val="00B11E56"/>
    <w:rsid w:val="00B17ACB"/>
    <w:rsid w:val="00B203D6"/>
    <w:rsid w:val="00B215E6"/>
    <w:rsid w:val="00B219E6"/>
    <w:rsid w:val="00B237E6"/>
    <w:rsid w:val="00B2458E"/>
    <w:rsid w:val="00B259B4"/>
    <w:rsid w:val="00B3089F"/>
    <w:rsid w:val="00B30DF8"/>
    <w:rsid w:val="00B356E2"/>
    <w:rsid w:val="00B4400C"/>
    <w:rsid w:val="00B441FE"/>
    <w:rsid w:val="00B50A60"/>
    <w:rsid w:val="00B53BB9"/>
    <w:rsid w:val="00B572CD"/>
    <w:rsid w:val="00B604B3"/>
    <w:rsid w:val="00B62BD6"/>
    <w:rsid w:val="00B643BB"/>
    <w:rsid w:val="00B64FA6"/>
    <w:rsid w:val="00B672E5"/>
    <w:rsid w:val="00B679AD"/>
    <w:rsid w:val="00B700E2"/>
    <w:rsid w:val="00B70463"/>
    <w:rsid w:val="00B7207E"/>
    <w:rsid w:val="00B72F63"/>
    <w:rsid w:val="00B738C6"/>
    <w:rsid w:val="00B74729"/>
    <w:rsid w:val="00B760CE"/>
    <w:rsid w:val="00B81139"/>
    <w:rsid w:val="00B817BA"/>
    <w:rsid w:val="00B818E3"/>
    <w:rsid w:val="00B831E8"/>
    <w:rsid w:val="00B84C99"/>
    <w:rsid w:val="00B85515"/>
    <w:rsid w:val="00B87599"/>
    <w:rsid w:val="00B96AE9"/>
    <w:rsid w:val="00B96E4E"/>
    <w:rsid w:val="00B97BDC"/>
    <w:rsid w:val="00BA1760"/>
    <w:rsid w:val="00BA27C2"/>
    <w:rsid w:val="00BA4DC7"/>
    <w:rsid w:val="00BA6AFA"/>
    <w:rsid w:val="00BB20CF"/>
    <w:rsid w:val="00BB36DA"/>
    <w:rsid w:val="00BB5143"/>
    <w:rsid w:val="00BB7393"/>
    <w:rsid w:val="00BC0556"/>
    <w:rsid w:val="00BC19F2"/>
    <w:rsid w:val="00BC7A9C"/>
    <w:rsid w:val="00BD12FA"/>
    <w:rsid w:val="00BD2959"/>
    <w:rsid w:val="00BD6B7E"/>
    <w:rsid w:val="00BE55FB"/>
    <w:rsid w:val="00BE56C0"/>
    <w:rsid w:val="00BE62BF"/>
    <w:rsid w:val="00BF109E"/>
    <w:rsid w:val="00BF28CF"/>
    <w:rsid w:val="00BF4371"/>
    <w:rsid w:val="00C03B09"/>
    <w:rsid w:val="00C03FB6"/>
    <w:rsid w:val="00C1026D"/>
    <w:rsid w:val="00C11CE6"/>
    <w:rsid w:val="00C12818"/>
    <w:rsid w:val="00C12BD2"/>
    <w:rsid w:val="00C13107"/>
    <w:rsid w:val="00C14DAF"/>
    <w:rsid w:val="00C21112"/>
    <w:rsid w:val="00C21608"/>
    <w:rsid w:val="00C2168E"/>
    <w:rsid w:val="00C23296"/>
    <w:rsid w:val="00C30B3C"/>
    <w:rsid w:val="00C3565F"/>
    <w:rsid w:val="00C35B78"/>
    <w:rsid w:val="00C35D80"/>
    <w:rsid w:val="00C37318"/>
    <w:rsid w:val="00C43D06"/>
    <w:rsid w:val="00C44602"/>
    <w:rsid w:val="00C45D9B"/>
    <w:rsid w:val="00C503A3"/>
    <w:rsid w:val="00C51B6F"/>
    <w:rsid w:val="00C523DE"/>
    <w:rsid w:val="00C55AE8"/>
    <w:rsid w:val="00C56471"/>
    <w:rsid w:val="00C60364"/>
    <w:rsid w:val="00C65910"/>
    <w:rsid w:val="00C66281"/>
    <w:rsid w:val="00C66496"/>
    <w:rsid w:val="00C71D98"/>
    <w:rsid w:val="00C72738"/>
    <w:rsid w:val="00C75461"/>
    <w:rsid w:val="00C76364"/>
    <w:rsid w:val="00C77C15"/>
    <w:rsid w:val="00C8162F"/>
    <w:rsid w:val="00C8189A"/>
    <w:rsid w:val="00C82855"/>
    <w:rsid w:val="00C83111"/>
    <w:rsid w:val="00C83C62"/>
    <w:rsid w:val="00C860C6"/>
    <w:rsid w:val="00C935C2"/>
    <w:rsid w:val="00C93A7E"/>
    <w:rsid w:val="00C9417F"/>
    <w:rsid w:val="00C96E12"/>
    <w:rsid w:val="00C97C54"/>
    <w:rsid w:val="00CA2B8C"/>
    <w:rsid w:val="00CA3050"/>
    <w:rsid w:val="00CA3CAC"/>
    <w:rsid w:val="00CA5CED"/>
    <w:rsid w:val="00CA72BD"/>
    <w:rsid w:val="00CB2601"/>
    <w:rsid w:val="00CB2731"/>
    <w:rsid w:val="00CB2C8E"/>
    <w:rsid w:val="00CB5165"/>
    <w:rsid w:val="00CB5319"/>
    <w:rsid w:val="00CB5B82"/>
    <w:rsid w:val="00CC0016"/>
    <w:rsid w:val="00CC0407"/>
    <w:rsid w:val="00CC145D"/>
    <w:rsid w:val="00CC390B"/>
    <w:rsid w:val="00CC572A"/>
    <w:rsid w:val="00CC75FD"/>
    <w:rsid w:val="00CC7FC9"/>
    <w:rsid w:val="00CD18C7"/>
    <w:rsid w:val="00CD1E5A"/>
    <w:rsid w:val="00CD43A5"/>
    <w:rsid w:val="00CD6555"/>
    <w:rsid w:val="00CD7162"/>
    <w:rsid w:val="00CD7682"/>
    <w:rsid w:val="00CE029C"/>
    <w:rsid w:val="00CE0C91"/>
    <w:rsid w:val="00CE2A98"/>
    <w:rsid w:val="00CF5757"/>
    <w:rsid w:val="00D003DB"/>
    <w:rsid w:val="00D01501"/>
    <w:rsid w:val="00D0292F"/>
    <w:rsid w:val="00D02BD6"/>
    <w:rsid w:val="00D04429"/>
    <w:rsid w:val="00D063DE"/>
    <w:rsid w:val="00D103BE"/>
    <w:rsid w:val="00D14E0E"/>
    <w:rsid w:val="00D170D9"/>
    <w:rsid w:val="00D205DE"/>
    <w:rsid w:val="00D22CE2"/>
    <w:rsid w:val="00D25EDA"/>
    <w:rsid w:val="00D33019"/>
    <w:rsid w:val="00D3429B"/>
    <w:rsid w:val="00D35B05"/>
    <w:rsid w:val="00D408C7"/>
    <w:rsid w:val="00D46845"/>
    <w:rsid w:val="00D50418"/>
    <w:rsid w:val="00D52286"/>
    <w:rsid w:val="00D56948"/>
    <w:rsid w:val="00D56B19"/>
    <w:rsid w:val="00D65125"/>
    <w:rsid w:val="00D6783A"/>
    <w:rsid w:val="00D7218E"/>
    <w:rsid w:val="00D730A8"/>
    <w:rsid w:val="00D74234"/>
    <w:rsid w:val="00D74E87"/>
    <w:rsid w:val="00D8112D"/>
    <w:rsid w:val="00D81915"/>
    <w:rsid w:val="00D821C6"/>
    <w:rsid w:val="00D85A25"/>
    <w:rsid w:val="00D860CD"/>
    <w:rsid w:val="00D873D7"/>
    <w:rsid w:val="00D90681"/>
    <w:rsid w:val="00D9203B"/>
    <w:rsid w:val="00D94E18"/>
    <w:rsid w:val="00D95B79"/>
    <w:rsid w:val="00DA01A5"/>
    <w:rsid w:val="00DA0265"/>
    <w:rsid w:val="00DA40D7"/>
    <w:rsid w:val="00DA4CCA"/>
    <w:rsid w:val="00DA4CD8"/>
    <w:rsid w:val="00DA7F70"/>
    <w:rsid w:val="00DB1661"/>
    <w:rsid w:val="00DB5490"/>
    <w:rsid w:val="00DC258E"/>
    <w:rsid w:val="00DC4B98"/>
    <w:rsid w:val="00DC5735"/>
    <w:rsid w:val="00DC595D"/>
    <w:rsid w:val="00DD04B1"/>
    <w:rsid w:val="00DD4E21"/>
    <w:rsid w:val="00DD58D8"/>
    <w:rsid w:val="00DE237A"/>
    <w:rsid w:val="00DE406D"/>
    <w:rsid w:val="00DE57DF"/>
    <w:rsid w:val="00DF1476"/>
    <w:rsid w:val="00DF3FE4"/>
    <w:rsid w:val="00DF43F6"/>
    <w:rsid w:val="00DF4E92"/>
    <w:rsid w:val="00DF6EA3"/>
    <w:rsid w:val="00E0278E"/>
    <w:rsid w:val="00E02D03"/>
    <w:rsid w:val="00E053E6"/>
    <w:rsid w:val="00E06FC2"/>
    <w:rsid w:val="00E14601"/>
    <w:rsid w:val="00E20A50"/>
    <w:rsid w:val="00E22239"/>
    <w:rsid w:val="00E24C8B"/>
    <w:rsid w:val="00E25113"/>
    <w:rsid w:val="00E2665D"/>
    <w:rsid w:val="00E27434"/>
    <w:rsid w:val="00E30169"/>
    <w:rsid w:val="00E336B7"/>
    <w:rsid w:val="00E3500F"/>
    <w:rsid w:val="00E368DD"/>
    <w:rsid w:val="00E369E3"/>
    <w:rsid w:val="00E36ED5"/>
    <w:rsid w:val="00E40A72"/>
    <w:rsid w:val="00E41A23"/>
    <w:rsid w:val="00E41F3E"/>
    <w:rsid w:val="00E424CF"/>
    <w:rsid w:val="00E46C95"/>
    <w:rsid w:val="00E53D7E"/>
    <w:rsid w:val="00E5432A"/>
    <w:rsid w:val="00E545F6"/>
    <w:rsid w:val="00E5562D"/>
    <w:rsid w:val="00E572FB"/>
    <w:rsid w:val="00E64D9C"/>
    <w:rsid w:val="00E66AFF"/>
    <w:rsid w:val="00E7240D"/>
    <w:rsid w:val="00E72F04"/>
    <w:rsid w:val="00E74F11"/>
    <w:rsid w:val="00E753A0"/>
    <w:rsid w:val="00E761FF"/>
    <w:rsid w:val="00E76276"/>
    <w:rsid w:val="00E76EB9"/>
    <w:rsid w:val="00E778D3"/>
    <w:rsid w:val="00E83633"/>
    <w:rsid w:val="00E86AF9"/>
    <w:rsid w:val="00E921C0"/>
    <w:rsid w:val="00E9281F"/>
    <w:rsid w:val="00E93445"/>
    <w:rsid w:val="00E972ED"/>
    <w:rsid w:val="00E97575"/>
    <w:rsid w:val="00EA117A"/>
    <w:rsid w:val="00EA2E32"/>
    <w:rsid w:val="00EA323D"/>
    <w:rsid w:val="00EA5B44"/>
    <w:rsid w:val="00EA6DE4"/>
    <w:rsid w:val="00EA7899"/>
    <w:rsid w:val="00EB6A05"/>
    <w:rsid w:val="00EC193C"/>
    <w:rsid w:val="00EC2118"/>
    <w:rsid w:val="00EC51BD"/>
    <w:rsid w:val="00EC59C1"/>
    <w:rsid w:val="00ED190A"/>
    <w:rsid w:val="00ED7B10"/>
    <w:rsid w:val="00EE01F9"/>
    <w:rsid w:val="00EE1D14"/>
    <w:rsid w:val="00EE23F0"/>
    <w:rsid w:val="00EE6FA4"/>
    <w:rsid w:val="00EF2DA8"/>
    <w:rsid w:val="00EF3255"/>
    <w:rsid w:val="00EF7D8D"/>
    <w:rsid w:val="00F02780"/>
    <w:rsid w:val="00F03F67"/>
    <w:rsid w:val="00F06556"/>
    <w:rsid w:val="00F13B04"/>
    <w:rsid w:val="00F13E44"/>
    <w:rsid w:val="00F1576E"/>
    <w:rsid w:val="00F16055"/>
    <w:rsid w:val="00F16F2D"/>
    <w:rsid w:val="00F2040A"/>
    <w:rsid w:val="00F21471"/>
    <w:rsid w:val="00F23C5F"/>
    <w:rsid w:val="00F2767F"/>
    <w:rsid w:val="00F27A4A"/>
    <w:rsid w:val="00F314BC"/>
    <w:rsid w:val="00F32896"/>
    <w:rsid w:val="00F33A02"/>
    <w:rsid w:val="00F33BE3"/>
    <w:rsid w:val="00F356AE"/>
    <w:rsid w:val="00F43D14"/>
    <w:rsid w:val="00F44B5E"/>
    <w:rsid w:val="00F44B9C"/>
    <w:rsid w:val="00F4662E"/>
    <w:rsid w:val="00F502D3"/>
    <w:rsid w:val="00F54429"/>
    <w:rsid w:val="00F56FA1"/>
    <w:rsid w:val="00F56FC1"/>
    <w:rsid w:val="00F60987"/>
    <w:rsid w:val="00F617D5"/>
    <w:rsid w:val="00F61ED8"/>
    <w:rsid w:val="00F6371D"/>
    <w:rsid w:val="00F64134"/>
    <w:rsid w:val="00F64B31"/>
    <w:rsid w:val="00F64E3A"/>
    <w:rsid w:val="00F740B7"/>
    <w:rsid w:val="00F74792"/>
    <w:rsid w:val="00F77AD6"/>
    <w:rsid w:val="00F81655"/>
    <w:rsid w:val="00F81668"/>
    <w:rsid w:val="00F81898"/>
    <w:rsid w:val="00F83BA9"/>
    <w:rsid w:val="00F8539D"/>
    <w:rsid w:val="00F86725"/>
    <w:rsid w:val="00F94770"/>
    <w:rsid w:val="00FA0AF2"/>
    <w:rsid w:val="00FA10D1"/>
    <w:rsid w:val="00FA1B01"/>
    <w:rsid w:val="00FA3713"/>
    <w:rsid w:val="00FA54C2"/>
    <w:rsid w:val="00FA7D43"/>
    <w:rsid w:val="00FB4623"/>
    <w:rsid w:val="00FB5D71"/>
    <w:rsid w:val="00FC2117"/>
    <w:rsid w:val="00FC23ED"/>
    <w:rsid w:val="00FC247A"/>
    <w:rsid w:val="00FC2ED1"/>
    <w:rsid w:val="00FC4EC1"/>
    <w:rsid w:val="00FC55F4"/>
    <w:rsid w:val="00FE0331"/>
    <w:rsid w:val="00FE2E7A"/>
    <w:rsid w:val="00FE402D"/>
    <w:rsid w:val="00FE4FC7"/>
    <w:rsid w:val="00FF0889"/>
    <w:rsid w:val="00FF6056"/>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222D1E9"/>
  <w15:docId w15:val="{1E3DBAD8-2269-447C-A650-025A23C5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9E3"/>
    <w:pPr>
      <w:spacing w:after="200" w:line="276" w:lineRule="auto"/>
    </w:pPr>
    <w:rPr>
      <w:sz w:val="22"/>
      <w:szCs w:val="22"/>
      <w:lang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UnresolvedMention">
    <w:name w:val="Unresolved Mention"/>
    <w:basedOn w:val="DefaultParagraphFont"/>
    <w:uiPriority w:val="99"/>
    <w:semiHidden/>
    <w:unhideWhenUsed/>
    <w:rsid w:val="007A4CC8"/>
    <w:rPr>
      <w:color w:val="605E5C"/>
      <w:shd w:val="clear" w:color="auto" w:fill="E1DFDD"/>
    </w:rPr>
  </w:style>
  <w:style w:type="character" w:styleId="FollowedHyperlink">
    <w:name w:val="FollowedHyperlink"/>
    <w:basedOn w:val="DefaultParagraphFont"/>
    <w:uiPriority w:val="99"/>
    <w:semiHidden/>
    <w:unhideWhenUsed/>
    <w:rsid w:val="00E36E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7542">
      <w:bodyDiv w:val="1"/>
      <w:marLeft w:val="0"/>
      <w:marRight w:val="0"/>
      <w:marTop w:val="0"/>
      <w:marBottom w:val="0"/>
      <w:divBdr>
        <w:top w:val="none" w:sz="0" w:space="0" w:color="auto"/>
        <w:left w:val="none" w:sz="0" w:space="0" w:color="auto"/>
        <w:bottom w:val="none" w:sz="0" w:space="0" w:color="auto"/>
        <w:right w:val="none" w:sz="0" w:space="0" w:color="auto"/>
      </w:divBdr>
    </w:div>
    <w:div w:id="62259874">
      <w:bodyDiv w:val="1"/>
      <w:marLeft w:val="0"/>
      <w:marRight w:val="0"/>
      <w:marTop w:val="0"/>
      <w:marBottom w:val="0"/>
      <w:divBdr>
        <w:top w:val="none" w:sz="0" w:space="0" w:color="auto"/>
        <w:left w:val="none" w:sz="0" w:space="0" w:color="auto"/>
        <w:bottom w:val="none" w:sz="0" w:space="0" w:color="auto"/>
        <w:right w:val="none" w:sz="0" w:space="0" w:color="auto"/>
      </w:divBdr>
    </w:div>
    <w:div w:id="287319782">
      <w:bodyDiv w:val="1"/>
      <w:marLeft w:val="0"/>
      <w:marRight w:val="0"/>
      <w:marTop w:val="0"/>
      <w:marBottom w:val="0"/>
      <w:divBdr>
        <w:top w:val="none" w:sz="0" w:space="0" w:color="auto"/>
        <w:left w:val="none" w:sz="0" w:space="0" w:color="auto"/>
        <w:bottom w:val="none" w:sz="0" w:space="0" w:color="auto"/>
        <w:right w:val="none" w:sz="0" w:space="0" w:color="auto"/>
      </w:divBdr>
    </w:div>
    <w:div w:id="398407925">
      <w:bodyDiv w:val="1"/>
      <w:marLeft w:val="0"/>
      <w:marRight w:val="0"/>
      <w:marTop w:val="0"/>
      <w:marBottom w:val="0"/>
      <w:divBdr>
        <w:top w:val="none" w:sz="0" w:space="0" w:color="auto"/>
        <w:left w:val="none" w:sz="0" w:space="0" w:color="auto"/>
        <w:bottom w:val="none" w:sz="0" w:space="0" w:color="auto"/>
        <w:right w:val="none" w:sz="0" w:space="0" w:color="auto"/>
      </w:divBdr>
    </w:div>
    <w:div w:id="483738978">
      <w:bodyDiv w:val="1"/>
      <w:marLeft w:val="0"/>
      <w:marRight w:val="0"/>
      <w:marTop w:val="0"/>
      <w:marBottom w:val="0"/>
      <w:divBdr>
        <w:top w:val="none" w:sz="0" w:space="0" w:color="auto"/>
        <w:left w:val="none" w:sz="0" w:space="0" w:color="auto"/>
        <w:bottom w:val="none" w:sz="0" w:space="0" w:color="auto"/>
        <w:right w:val="none" w:sz="0" w:space="0" w:color="auto"/>
      </w:divBdr>
    </w:div>
    <w:div w:id="692338542">
      <w:bodyDiv w:val="1"/>
      <w:marLeft w:val="0"/>
      <w:marRight w:val="0"/>
      <w:marTop w:val="0"/>
      <w:marBottom w:val="0"/>
      <w:divBdr>
        <w:top w:val="none" w:sz="0" w:space="0" w:color="auto"/>
        <w:left w:val="none" w:sz="0" w:space="0" w:color="auto"/>
        <w:bottom w:val="none" w:sz="0" w:space="0" w:color="auto"/>
        <w:right w:val="none" w:sz="0" w:space="0" w:color="auto"/>
      </w:divBdr>
    </w:div>
    <w:div w:id="712577391">
      <w:bodyDiv w:val="1"/>
      <w:marLeft w:val="0"/>
      <w:marRight w:val="0"/>
      <w:marTop w:val="0"/>
      <w:marBottom w:val="0"/>
      <w:divBdr>
        <w:top w:val="none" w:sz="0" w:space="0" w:color="auto"/>
        <w:left w:val="none" w:sz="0" w:space="0" w:color="auto"/>
        <w:bottom w:val="none" w:sz="0" w:space="0" w:color="auto"/>
        <w:right w:val="none" w:sz="0" w:space="0" w:color="auto"/>
      </w:divBdr>
    </w:div>
    <w:div w:id="742138844">
      <w:bodyDiv w:val="1"/>
      <w:marLeft w:val="0"/>
      <w:marRight w:val="0"/>
      <w:marTop w:val="0"/>
      <w:marBottom w:val="0"/>
      <w:divBdr>
        <w:top w:val="none" w:sz="0" w:space="0" w:color="auto"/>
        <w:left w:val="none" w:sz="0" w:space="0" w:color="auto"/>
        <w:bottom w:val="none" w:sz="0" w:space="0" w:color="auto"/>
        <w:right w:val="none" w:sz="0" w:space="0" w:color="auto"/>
      </w:divBdr>
    </w:div>
    <w:div w:id="1034304062">
      <w:bodyDiv w:val="1"/>
      <w:marLeft w:val="0"/>
      <w:marRight w:val="0"/>
      <w:marTop w:val="0"/>
      <w:marBottom w:val="0"/>
      <w:divBdr>
        <w:top w:val="none" w:sz="0" w:space="0" w:color="auto"/>
        <w:left w:val="none" w:sz="0" w:space="0" w:color="auto"/>
        <w:bottom w:val="none" w:sz="0" w:space="0" w:color="auto"/>
        <w:right w:val="none" w:sz="0" w:space="0" w:color="auto"/>
      </w:divBdr>
    </w:div>
    <w:div w:id="1046879219">
      <w:bodyDiv w:val="1"/>
      <w:marLeft w:val="0"/>
      <w:marRight w:val="0"/>
      <w:marTop w:val="0"/>
      <w:marBottom w:val="0"/>
      <w:divBdr>
        <w:top w:val="none" w:sz="0" w:space="0" w:color="auto"/>
        <w:left w:val="none" w:sz="0" w:space="0" w:color="auto"/>
        <w:bottom w:val="none" w:sz="0" w:space="0" w:color="auto"/>
        <w:right w:val="none" w:sz="0" w:space="0" w:color="auto"/>
      </w:divBdr>
    </w:div>
    <w:div w:id="1099523269">
      <w:bodyDiv w:val="1"/>
      <w:marLeft w:val="0"/>
      <w:marRight w:val="0"/>
      <w:marTop w:val="0"/>
      <w:marBottom w:val="0"/>
      <w:divBdr>
        <w:top w:val="none" w:sz="0" w:space="0" w:color="auto"/>
        <w:left w:val="none" w:sz="0" w:space="0" w:color="auto"/>
        <w:bottom w:val="none" w:sz="0" w:space="0" w:color="auto"/>
        <w:right w:val="none" w:sz="0" w:space="0" w:color="auto"/>
      </w:divBdr>
    </w:div>
    <w:div w:id="1369717896">
      <w:bodyDiv w:val="1"/>
      <w:marLeft w:val="0"/>
      <w:marRight w:val="0"/>
      <w:marTop w:val="0"/>
      <w:marBottom w:val="0"/>
      <w:divBdr>
        <w:top w:val="none" w:sz="0" w:space="0" w:color="auto"/>
        <w:left w:val="none" w:sz="0" w:space="0" w:color="auto"/>
        <w:bottom w:val="none" w:sz="0" w:space="0" w:color="auto"/>
        <w:right w:val="none" w:sz="0" w:space="0" w:color="auto"/>
      </w:divBdr>
    </w:div>
    <w:div w:id="1406680604">
      <w:bodyDiv w:val="1"/>
      <w:marLeft w:val="0"/>
      <w:marRight w:val="0"/>
      <w:marTop w:val="0"/>
      <w:marBottom w:val="0"/>
      <w:divBdr>
        <w:top w:val="none" w:sz="0" w:space="0" w:color="auto"/>
        <w:left w:val="none" w:sz="0" w:space="0" w:color="auto"/>
        <w:bottom w:val="none" w:sz="0" w:space="0" w:color="auto"/>
        <w:right w:val="none" w:sz="0" w:space="0" w:color="auto"/>
      </w:divBdr>
    </w:div>
    <w:div w:id="1646620184">
      <w:bodyDiv w:val="1"/>
      <w:marLeft w:val="0"/>
      <w:marRight w:val="0"/>
      <w:marTop w:val="0"/>
      <w:marBottom w:val="0"/>
      <w:divBdr>
        <w:top w:val="none" w:sz="0" w:space="0" w:color="auto"/>
        <w:left w:val="none" w:sz="0" w:space="0" w:color="auto"/>
        <w:bottom w:val="none" w:sz="0" w:space="0" w:color="auto"/>
        <w:right w:val="none" w:sz="0" w:space="0" w:color="auto"/>
      </w:divBdr>
    </w:div>
    <w:div w:id="1711345670">
      <w:bodyDiv w:val="1"/>
      <w:marLeft w:val="0"/>
      <w:marRight w:val="0"/>
      <w:marTop w:val="0"/>
      <w:marBottom w:val="0"/>
      <w:divBdr>
        <w:top w:val="none" w:sz="0" w:space="0" w:color="auto"/>
        <w:left w:val="none" w:sz="0" w:space="0" w:color="auto"/>
        <w:bottom w:val="none" w:sz="0" w:space="0" w:color="auto"/>
        <w:right w:val="none" w:sz="0" w:space="0" w:color="auto"/>
      </w:divBdr>
    </w:div>
    <w:div w:id="1737431923">
      <w:bodyDiv w:val="1"/>
      <w:marLeft w:val="0"/>
      <w:marRight w:val="0"/>
      <w:marTop w:val="0"/>
      <w:marBottom w:val="0"/>
      <w:divBdr>
        <w:top w:val="none" w:sz="0" w:space="0" w:color="auto"/>
        <w:left w:val="none" w:sz="0" w:space="0" w:color="auto"/>
        <w:bottom w:val="none" w:sz="0" w:space="0" w:color="auto"/>
        <w:right w:val="none" w:sz="0" w:space="0" w:color="auto"/>
      </w:divBdr>
    </w:div>
    <w:div w:id="1794402725">
      <w:bodyDiv w:val="1"/>
      <w:marLeft w:val="0"/>
      <w:marRight w:val="0"/>
      <w:marTop w:val="0"/>
      <w:marBottom w:val="0"/>
      <w:divBdr>
        <w:top w:val="none" w:sz="0" w:space="0" w:color="auto"/>
        <w:left w:val="none" w:sz="0" w:space="0" w:color="auto"/>
        <w:bottom w:val="none" w:sz="0" w:space="0" w:color="auto"/>
        <w:right w:val="none" w:sz="0" w:space="0" w:color="auto"/>
      </w:divBdr>
    </w:div>
    <w:div w:id="1814105991">
      <w:bodyDiv w:val="1"/>
      <w:marLeft w:val="0"/>
      <w:marRight w:val="0"/>
      <w:marTop w:val="0"/>
      <w:marBottom w:val="0"/>
      <w:divBdr>
        <w:top w:val="none" w:sz="0" w:space="0" w:color="auto"/>
        <w:left w:val="none" w:sz="0" w:space="0" w:color="auto"/>
        <w:bottom w:val="none" w:sz="0" w:space="0" w:color="auto"/>
        <w:right w:val="none" w:sz="0" w:space="0" w:color="auto"/>
      </w:divBdr>
    </w:div>
    <w:div w:id="1912615121">
      <w:bodyDiv w:val="1"/>
      <w:marLeft w:val="0"/>
      <w:marRight w:val="0"/>
      <w:marTop w:val="0"/>
      <w:marBottom w:val="0"/>
      <w:divBdr>
        <w:top w:val="none" w:sz="0" w:space="0" w:color="auto"/>
        <w:left w:val="none" w:sz="0" w:space="0" w:color="auto"/>
        <w:bottom w:val="none" w:sz="0" w:space="0" w:color="auto"/>
        <w:right w:val="none" w:sz="0" w:space="0" w:color="auto"/>
      </w:divBdr>
    </w:div>
    <w:div w:id="1947468846">
      <w:bodyDiv w:val="1"/>
      <w:marLeft w:val="0"/>
      <w:marRight w:val="0"/>
      <w:marTop w:val="0"/>
      <w:marBottom w:val="0"/>
      <w:divBdr>
        <w:top w:val="none" w:sz="0" w:space="0" w:color="auto"/>
        <w:left w:val="none" w:sz="0" w:space="0" w:color="auto"/>
        <w:bottom w:val="none" w:sz="0" w:space="0" w:color="auto"/>
        <w:right w:val="none" w:sz="0" w:space="0" w:color="auto"/>
      </w:divBdr>
    </w:div>
    <w:div w:id="2051027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naghamw63@gmail.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studcu-my.sharepoint.com/personal/11410120230280_stud_cu_edu_eg/Documents/fatmaelfeky922@gmail.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naghamw63@gmail.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udcu-my.sharepoint.com/personal/11410120230280_stud_cu_edu_eg/Documents/fatmaelfeky922@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_activity xmlns="9ffdf6cc-3978-4601-a405-42bc48eb9bd2"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D324CF696ABE44096995EA6E9653397" ma:contentTypeVersion="6" ma:contentTypeDescription="Create a new document." ma:contentTypeScope="" ma:versionID="6a033940d01cffb3dc86d2d06b6a2358">
  <xsd:schema xmlns:xsd="http://www.w3.org/2001/XMLSchema" xmlns:xs="http://www.w3.org/2001/XMLSchema" xmlns:p="http://schemas.microsoft.com/office/2006/metadata/properties" xmlns:ns3="9ffdf6cc-3978-4601-a405-42bc48eb9bd2" targetNamespace="http://schemas.microsoft.com/office/2006/metadata/properties" ma:root="true" ma:fieldsID="ca9ba62fa0d6e083af915b17ddef4aa7" ns3:_="">
    <xsd:import namespace="9ffdf6cc-3978-4601-a405-42bc48eb9bd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fdf6cc-3978-4601-a405-42bc48eb9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A116F2-DD05-4C34-B35A-43D80D5D0C5D}">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4.xml><?xml version="1.0" encoding="utf-8"?>
<ds:datastoreItem xmlns:ds="http://schemas.openxmlformats.org/officeDocument/2006/customXml" ds:itemID="{5B6D8B98-3B43-4670-AB57-BB7466B78912}">
  <ds:schemaRefs>
    <ds:schemaRef ds:uri="http://schemas.microsoft.com/office/2006/metadata/properties"/>
    <ds:schemaRef ds:uri="http://schemas.microsoft.com/office/infopath/2007/PartnerControls"/>
    <ds:schemaRef ds:uri="9ffdf6cc-3978-4601-a405-42bc48eb9bd2"/>
  </ds:schemaRefs>
</ds:datastoreItem>
</file>

<file path=customXml/itemProps5.xml><?xml version="1.0" encoding="utf-8"?>
<ds:datastoreItem xmlns:ds="http://schemas.openxmlformats.org/officeDocument/2006/customXml" ds:itemID="{945FB7DE-F657-4A5F-B9CC-79FB617C8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fdf6cc-3978-4601-a405-42bc48eb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4153</Words>
  <Characters>23673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dc:creator>
  <cp:keywords/>
  <dc:description/>
  <cp:lastModifiedBy>نغم وائل محمد السيد</cp:lastModifiedBy>
  <cp:revision>5</cp:revision>
  <cp:lastPrinted>2013-04-18T14:26:00Z</cp:lastPrinted>
  <dcterms:created xsi:type="dcterms:W3CDTF">2025-03-21T05:31:00Z</dcterms:created>
  <dcterms:modified xsi:type="dcterms:W3CDTF">2025-03-21T12:58:00Z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y fmtid="{D5CDD505-2E9C-101B-9397-08002B2CF9AE}" pid="4" name="ContentTypeId">
    <vt:lpwstr>0x010100DD324CF696ABE44096995EA6E9653397</vt:lpwstr>
  </property>
  <property fmtid="{D5CDD505-2E9C-101B-9397-08002B2CF9AE}" pid="5" name="_activity">
    <vt:lpwstr/>
  </property>
</Properties>
</file>